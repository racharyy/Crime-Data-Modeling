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5C3" w:rsidRDefault="004A0512" w:rsidP="005B50B3">
      <w:pPr>
        <w:rPr>
          <w:rFonts w:cs="Times New Roman"/>
        </w:rPr>
      </w:pPr>
      <w:r>
        <w:rPr>
          <w:rFonts w:cs="Times New Roman"/>
        </w:rPr>
        <w:t>SIG Proprietary / Competition Sensitive Material</w:t>
      </w:r>
    </w:p>
    <w:p w:rsidR="004A0512" w:rsidRDefault="004A0512" w:rsidP="005B50B3">
      <w:pPr>
        <w:rPr>
          <w:rFonts w:cs="Times New Roman"/>
        </w:rPr>
      </w:pPr>
    </w:p>
    <w:p w:rsidR="002D7163" w:rsidRDefault="002D7163" w:rsidP="005B50B3">
      <w:pPr>
        <w:rPr>
          <w:rFonts w:cs="Times New Roman"/>
        </w:rPr>
      </w:pPr>
    </w:p>
    <w:p w:rsidR="002D7163" w:rsidRDefault="002D7163" w:rsidP="005B50B3">
      <w:pPr>
        <w:rPr>
          <w:rFonts w:cs="Times New Roman"/>
        </w:rPr>
      </w:pPr>
    </w:p>
    <w:p w:rsidR="002D7163" w:rsidRDefault="002D7163" w:rsidP="005B50B3">
      <w:pPr>
        <w:rPr>
          <w:rFonts w:cs="Times New Roman"/>
        </w:rPr>
      </w:pPr>
    </w:p>
    <w:p w:rsidR="002D7163" w:rsidRDefault="00A40AC3" w:rsidP="005B50B3">
      <w:pPr>
        <w:spacing w:after="0"/>
        <w:rPr>
          <w:rFonts w:asciiTheme="minorHAnsi" w:hAnsiTheme="minorHAnsi"/>
          <w:b/>
          <w:sz w:val="40"/>
          <w:szCs w:val="40"/>
        </w:rPr>
      </w:pPr>
      <w:r>
        <w:rPr>
          <w:rFonts w:asciiTheme="minorHAnsi" w:hAnsiTheme="minorHAnsi"/>
          <w:b/>
          <w:sz w:val="40"/>
          <w:szCs w:val="40"/>
        </w:rPr>
        <w:t>TASS:</w:t>
      </w:r>
      <w:r w:rsidR="00D222FC">
        <w:rPr>
          <w:rFonts w:asciiTheme="minorHAnsi" w:hAnsiTheme="minorHAnsi"/>
          <w:b/>
          <w:sz w:val="40"/>
          <w:szCs w:val="40"/>
        </w:rPr>
        <w:t xml:space="preserve"> </w:t>
      </w:r>
      <w:r>
        <w:rPr>
          <w:rFonts w:asciiTheme="minorHAnsi" w:hAnsiTheme="minorHAnsi"/>
          <w:b/>
          <w:sz w:val="40"/>
          <w:szCs w:val="40"/>
        </w:rPr>
        <w:t>Tracking Analytics Software Suite</w:t>
      </w:r>
    </w:p>
    <w:p w:rsidR="002D7163" w:rsidRDefault="002D7163" w:rsidP="005B50B3">
      <w:pPr>
        <w:rPr>
          <w:rFonts w:cs="Times New Roman"/>
          <w:b/>
          <w:bCs/>
          <w:sz w:val="32"/>
          <w:szCs w:val="32"/>
        </w:rPr>
      </w:pPr>
    </w:p>
    <w:p w:rsidR="002D7163" w:rsidRDefault="00A40AC3" w:rsidP="005B50B3">
      <w:pPr>
        <w:rPr>
          <w:sz w:val="32"/>
          <w:szCs w:val="32"/>
        </w:rPr>
      </w:pPr>
      <w:r>
        <w:rPr>
          <w:sz w:val="32"/>
          <w:szCs w:val="32"/>
        </w:rPr>
        <w:t>CSV File Description</w:t>
      </w:r>
    </w:p>
    <w:p w:rsidR="002D7163" w:rsidRDefault="002D7163" w:rsidP="005B50B3">
      <w:pPr>
        <w:rPr>
          <w:rFonts w:cs="Times New Roman"/>
          <w:szCs w:val="24"/>
        </w:rPr>
      </w:pPr>
    </w:p>
    <w:p w:rsidR="002D7163" w:rsidRDefault="002D7163" w:rsidP="005B50B3">
      <w:pPr>
        <w:rPr>
          <w:rFonts w:cs="Times New Roman"/>
          <w:szCs w:val="24"/>
        </w:rPr>
      </w:pPr>
    </w:p>
    <w:p w:rsidR="002D7163" w:rsidRDefault="002D7163" w:rsidP="005B50B3">
      <w:pPr>
        <w:rPr>
          <w:rFonts w:cs="Times New Roman"/>
          <w:szCs w:val="24"/>
        </w:rPr>
      </w:pPr>
    </w:p>
    <w:p w:rsidR="002D7163" w:rsidRDefault="002D7163" w:rsidP="005B50B3">
      <w:pPr>
        <w:rPr>
          <w:rFonts w:cs="Times New Roman"/>
          <w:szCs w:val="24"/>
        </w:rPr>
      </w:pPr>
    </w:p>
    <w:p w:rsidR="0041307A" w:rsidRDefault="0041307A" w:rsidP="005B50B3">
      <w:pPr>
        <w:rPr>
          <w:rFonts w:cs="Times New Roman"/>
          <w:szCs w:val="24"/>
        </w:rPr>
      </w:pPr>
    </w:p>
    <w:p w:rsidR="0041307A" w:rsidRDefault="0041307A" w:rsidP="005B50B3">
      <w:pPr>
        <w:rPr>
          <w:rFonts w:cs="Times New Roman"/>
          <w:szCs w:val="24"/>
        </w:rPr>
      </w:pPr>
      <w:bookmarkStart w:id="0" w:name="_GoBack"/>
      <w:bookmarkEnd w:id="0"/>
    </w:p>
    <w:p w:rsidR="002D7163" w:rsidRDefault="002D7163" w:rsidP="005B50B3">
      <w:pPr>
        <w:pStyle w:val="Heading1"/>
        <w:keepNext w:val="0"/>
        <w:keepLines w:val="0"/>
        <w:numPr>
          <w:ilvl w:val="0"/>
          <w:numId w:val="0"/>
        </w:numPr>
        <w:rPr>
          <w:sz w:val="18"/>
          <w:szCs w:val="18"/>
        </w:rPr>
      </w:pPr>
    </w:p>
    <w:p w:rsidR="00042846" w:rsidRDefault="0041307A" w:rsidP="0041307A">
      <w:pPr>
        <w:jc w:val="center"/>
      </w:pPr>
      <w:ins w:id="1" w:author="Author" w:date="2013-05-17T08:06:00Z">
        <w:r>
          <w:rPr>
            <w:noProof/>
            <w:lang w:bidi="ar-SA"/>
          </w:rPr>
          <w:drawing>
            <wp:inline distT="0" distB="0" distL="0" distR="0" wp14:anchorId="4AAA78CA" wp14:editId="08E8B1D5">
              <wp:extent cx="2651760" cy="845593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12-SIG-0006_SIG-Logo2_FINAL_300dpi_1c_RGB.tif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3618" cy="8493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42846" w:rsidRDefault="00042846" w:rsidP="005B50B3"/>
    <w:p w:rsidR="00042846" w:rsidRDefault="00042846" w:rsidP="005B50B3"/>
    <w:p w:rsidR="00042846" w:rsidRDefault="00042846" w:rsidP="005B50B3">
      <w:pPr>
        <w:jc w:val="center"/>
      </w:pPr>
    </w:p>
    <w:p w:rsidR="00A15E48" w:rsidRDefault="000A62F9" w:rsidP="005B50B3">
      <w:pPr>
        <w:jc w:val="center"/>
      </w:pPr>
      <w:r>
        <w:t>September</w:t>
      </w:r>
      <w:r w:rsidR="001C2502">
        <w:t xml:space="preserve"> </w:t>
      </w:r>
      <w:r w:rsidR="00E46F24">
        <w:t>23</w:t>
      </w:r>
      <w:r>
        <w:t>, 2011</w:t>
      </w:r>
    </w:p>
    <w:p w:rsidR="00A15E48" w:rsidRDefault="00A15E48">
      <w:pPr>
        <w:jc w:val="left"/>
      </w:pPr>
      <w:r>
        <w:br w:type="page"/>
      </w:r>
    </w:p>
    <w:p w:rsidR="00C157BA" w:rsidRDefault="00C157BA" w:rsidP="00A40AC3">
      <w:pPr>
        <w:pStyle w:val="Heading1"/>
      </w:pPr>
      <w:bookmarkStart w:id="2" w:name="_Ref262050454"/>
      <w:bookmarkStart w:id="3" w:name="_Toc270339261"/>
      <w:bookmarkStart w:id="4" w:name="_Ref260044275"/>
      <w:r>
        <w:lastRenderedPageBreak/>
        <w:t>Comma Separated Values (CSV) File</w:t>
      </w:r>
      <w:bookmarkEnd w:id="2"/>
      <w:bookmarkEnd w:id="3"/>
    </w:p>
    <w:p w:rsidR="005C142C" w:rsidRDefault="00AC0757" w:rsidP="00BA4FDC">
      <w:r>
        <w:fldChar w:fldCharType="begin"/>
      </w:r>
      <w:r w:rsidR="00C02D84">
        <w:instrText xml:space="preserve"> REF _Ref262482003 \h </w:instrText>
      </w:r>
      <w:r>
        <w:fldChar w:fldCharType="separate"/>
      </w:r>
      <w:r w:rsidR="009348CF">
        <w:t xml:space="preserve">Table </w:t>
      </w:r>
      <w:r w:rsidR="009348CF">
        <w:rPr>
          <w:noProof/>
        </w:rPr>
        <w:t>1</w:t>
      </w:r>
      <w:r>
        <w:fldChar w:fldCharType="end"/>
      </w:r>
      <w:r w:rsidR="00C02D84">
        <w:t xml:space="preserve"> </w:t>
      </w:r>
      <w:r w:rsidR="005C142C">
        <w:t>provides a brief description of the fields that will be included in the CSV output file.</w:t>
      </w:r>
      <w:r w:rsidR="00544921">
        <w:t xml:space="preserve">  Each line in the CSV file will constitute an “entry”, which corresponds to a single positional update for a unique track on a given frame.  All of the fields of </w:t>
      </w:r>
      <w:r>
        <w:fldChar w:fldCharType="begin"/>
      </w:r>
      <w:r w:rsidR="00BA4FDC">
        <w:instrText xml:space="preserve"> REF _Ref262482003 \h </w:instrText>
      </w:r>
      <w:r>
        <w:fldChar w:fldCharType="separate"/>
      </w:r>
      <w:r w:rsidR="009348CF">
        <w:t xml:space="preserve">Table </w:t>
      </w:r>
      <w:r w:rsidR="009348CF">
        <w:rPr>
          <w:noProof/>
        </w:rPr>
        <w:t>1</w:t>
      </w:r>
      <w:r>
        <w:fldChar w:fldCharType="end"/>
      </w:r>
      <w:r w:rsidR="00BA4FDC">
        <w:t xml:space="preserve"> </w:t>
      </w:r>
      <w:r w:rsidR="00544921">
        <w:t xml:space="preserve">will be included in each entry.  </w:t>
      </w:r>
    </w:p>
    <w:p w:rsidR="005C142C" w:rsidRDefault="005C142C" w:rsidP="005C142C">
      <w:pPr>
        <w:pStyle w:val="Caption"/>
        <w:keepNext/>
      </w:pPr>
      <w:bookmarkStart w:id="5" w:name="_Ref261709723"/>
      <w:bookmarkStart w:id="6" w:name="_Ref262482003"/>
      <w:bookmarkStart w:id="7" w:name="_Ref262481998"/>
      <w:r>
        <w:t xml:space="preserve">Table </w:t>
      </w:r>
      <w:r w:rsidR="00AC0757">
        <w:fldChar w:fldCharType="begin"/>
      </w:r>
      <w:r w:rsidR="00FC6677">
        <w:instrText xml:space="preserve"> SEQ Table \* ARABIC </w:instrText>
      </w:r>
      <w:r w:rsidR="00AC0757">
        <w:fldChar w:fldCharType="separate"/>
      </w:r>
      <w:r w:rsidR="009348CF">
        <w:rPr>
          <w:noProof/>
        </w:rPr>
        <w:t>1</w:t>
      </w:r>
      <w:r w:rsidR="00AC0757">
        <w:fldChar w:fldCharType="end"/>
      </w:r>
      <w:bookmarkEnd w:id="5"/>
      <w:bookmarkEnd w:id="6"/>
      <w:r>
        <w:t xml:space="preserve"> – </w:t>
      </w:r>
      <w:r w:rsidRPr="005C142C">
        <w:rPr>
          <w:b w:val="0"/>
        </w:rPr>
        <w:t xml:space="preserve">Brief </w:t>
      </w:r>
      <w:r>
        <w:rPr>
          <w:b w:val="0"/>
        </w:rPr>
        <w:t>Description of CSV Fields</w:t>
      </w:r>
      <w:bookmarkEnd w:id="7"/>
    </w:p>
    <w:tbl>
      <w:tblPr>
        <w:tblStyle w:val="MediumShading1-Accent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2888"/>
        <w:gridCol w:w="1077"/>
        <w:gridCol w:w="4405"/>
      </w:tblGrid>
      <w:tr w:rsidR="000A62F9" w:rsidTr="00D22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center"/>
            </w:pPr>
            <w:bookmarkStart w:id="8" w:name="_Toc262504779"/>
            <w:bookmarkStart w:id="9" w:name="_Toc262505043"/>
            <w:bookmarkStart w:id="10" w:name="_Toc262505086"/>
            <w:bookmarkStart w:id="11" w:name="_Toc262551281"/>
            <w:bookmarkEnd w:id="4"/>
            <w:bookmarkEnd w:id="8"/>
            <w:bookmarkEnd w:id="9"/>
            <w:bookmarkEnd w:id="10"/>
            <w:bookmarkEnd w:id="11"/>
            <w:r>
              <w:t>Column</w:t>
            </w:r>
          </w:p>
        </w:tc>
        <w:tc>
          <w:tcPr>
            <w:tcW w:w="28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07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</w:t>
            </w:r>
          </w:p>
        </w:tc>
        <w:tc>
          <w:tcPr>
            <w:tcW w:w="44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Description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ID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</w:t>
            </w:r>
            <w:r w:rsidR="00283F31">
              <w:t>64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tracker-assigned object ID.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Mission File Reference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Fully qualified input image file name. 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C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Frame Number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Sequential frame number of input image corresponding to the current track entry.</w:t>
            </w:r>
            <w:proofErr w:type="gramEnd"/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D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Frame Timestamp (Epoch)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Uint64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Timestamp in epoch time of frame corresponding to current track entry.</w:t>
            </w:r>
            <w:proofErr w:type="gramEnd"/>
            <w:r>
              <w:t xml:space="preserve">  If timestamp is not available, uniform frame rate will be assumed [i.e., timestamp = (frame number) / (frame rate in Hertz)].  Epoch time is measured in microseconds elapsed since midnight (00:00:00 UTC) January 1, 1970 (Unix Epoch).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E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90446">
              <w:t>Frame Timestamp</w:t>
            </w:r>
          </w:p>
          <w:p w:rsidR="000A62F9" w:rsidRDefault="000A62F9" w:rsidP="006C3ED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90446">
              <w:t>(Human Readable)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A human-readable version of the frame timestamp in ISO 8601 format.</w:t>
            </w:r>
            <w:proofErr w:type="gramEnd"/>
            <w:r>
              <w:t xml:space="preserve"> For example, </w:t>
            </w:r>
          </w:p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1979-08-22T04:23:22Z.</w:t>
            </w:r>
            <w:proofErr w:type="gramEnd"/>
            <w:r>
              <w:t xml:space="preserve"> 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Stabilized Coordinate Frame of Reference</w:t>
            </w:r>
          </w:p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265771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 = Track updates are specified in input imagery</w:t>
            </w:r>
            <w:r w:rsidDel="00E03B04">
              <w:t xml:space="preserve"> </w:t>
            </w:r>
            <w:r>
              <w:t>frame of reference.</w:t>
            </w:r>
          </w:p>
          <w:p w:rsidR="000A62F9" w:rsidRPr="00FC6677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 = Track updates are specified in stabilized imagery frame of reference.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G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Centroid, X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coordinate in pixel units of target centroid.  This value corresponds to the most-likely target centroid.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H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Centroid, Y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Y </w:t>
            </w:r>
            <w:proofErr w:type="gramStart"/>
            <w:r>
              <w:t>coordinate</w:t>
            </w:r>
            <w:proofErr w:type="gramEnd"/>
            <w:r>
              <w:t xml:space="preserve"> in pixel units of target centroid.  This value corresponds to the most-likely target centroid.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I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Confidence Value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Tracker confidence in most-likely target centroid position.</w:t>
            </w:r>
            <w:proofErr w:type="gramEnd"/>
            <w:r>
              <w:t xml:space="preserve">  Range: [0, 1]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J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New Detection Flag / Target Age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Count of total frames this object has been tracked.  1 indicates a new detection.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K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Occluded Flag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Boolean 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= object is observed on current frame; </w:t>
            </w:r>
          </w:p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= object is not observed (i.e., is occluded) on current frame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L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Out of Field of View Flag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0 = object is within current sensor field of view; </w:t>
            </w:r>
          </w:p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1 = object is outside of current sensor field of </w:t>
            </w:r>
            <w:r>
              <w:lastRenderedPageBreak/>
              <w:t>view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M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Start / Stop Flag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= No start / stop declaration (e.g., object is moving)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= Start declaration </w:t>
            </w:r>
          </w:p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= Stop declaration 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N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Start / Stop Confidence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This field indicates start / stop confidence based on the user-specified CEP levels.  The values below correspond to the default levels.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 = Unknown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 = Confirmed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 = Probable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 = Possible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Note: This field is valid only when the Start / Stop Flag </w:t>
            </w:r>
            <w:proofErr w:type="gramStart"/>
            <w:r>
              <w:t>is</w:t>
            </w:r>
            <w:proofErr w:type="gramEnd"/>
            <w:r>
              <w:t xml:space="preserve"> equal to 1 or 2 (i.e., when a start/stop is being declared for the track).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O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ajorBidi"/>
                <w:bCs/>
                <w:color w:val="4F81BD" w:themeColor="accent1"/>
                <w:sz w:val="24"/>
                <w:szCs w:val="20"/>
              </w:rPr>
            </w:pPr>
            <w:r w:rsidRPr="00090446">
              <w:t xml:space="preserve">Start / Stop Confidence: 50% Probability Radius 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start/stop CEP radius that captures 50% of the probability mass associated with this target.  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Note: This field is valid only when the Start / Stop Flag </w:t>
            </w:r>
            <w:proofErr w:type="gramStart"/>
            <w:r>
              <w:t>is</w:t>
            </w:r>
            <w:proofErr w:type="gramEnd"/>
            <w:r>
              <w:t xml:space="preserve"> equal to 1 or 2 (i.e., when a start/stop is being declared for the track).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Pr="009A3EF3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P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Start / Stop Confidence: 75% Probability Radius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The start/stop CEP radius that captures 75% of the probability mass associated with this target.  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Note: This field is valid only when the Start / Stop Flag </w:t>
            </w:r>
            <w:proofErr w:type="gramStart"/>
            <w:r>
              <w:t>is</w:t>
            </w:r>
            <w:proofErr w:type="gramEnd"/>
            <w:r>
              <w:t xml:space="preserve"> equal to 1 or 2 (i.e., when a start/stop is being declared for the track).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Pr="009A3EF3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Q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090446">
              <w:t>Start / Stop Confidence: 90% Probability Radius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start/stop CEP radius that captures 90% of the probability mass associated with this target.  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Note: This field is valid only when the Start / Stop Flag </w:t>
            </w:r>
            <w:proofErr w:type="gramStart"/>
            <w:r>
              <w:t>is</w:t>
            </w:r>
            <w:proofErr w:type="gramEnd"/>
            <w:r>
              <w:t xml:space="preserve"> equal to 1 or 2 (i.e., when a start/stop is being declared for the track).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R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Heading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>
              <w:t>Most-likely target heading in the range [0, 2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).</w:t>
            </w:r>
            <w:proofErr w:type="gramEnd"/>
            <w:r>
              <w:rPr>
                <w:rFonts w:cs="Times New Roman"/>
              </w:rPr>
              <w:t xml:space="preserve">  Heading is computed in image pixel space according to the following convention: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0 = down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right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 xml:space="preserve"> = up</w:t>
            </w:r>
          </w:p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cs="Times New Roman"/>
              </w:rPr>
              <w:t>3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left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S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Speed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Most-likely target speed.  Speed </w:t>
            </w:r>
            <w:proofErr w:type="gramStart"/>
            <w:r>
              <w:t>is computed</w:t>
            </w:r>
            <w:proofErr w:type="gramEnd"/>
            <w:r>
              <w:t xml:space="preserve"> in image pixel space and is in units of pixels per second.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T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Size in Pixels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The number of pixels currently associated with the target.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U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 xml:space="preserve">Target Bounding Box Upper-Left Point, X Coordinate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Upper-left</w:t>
            </w:r>
            <w:proofErr w:type="gramEnd"/>
            <w:r>
              <w:t xml:space="preserve"> X coordinate of target bounding box. Bounding box </w:t>
            </w:r>
            <w:proofErr w:type="gramStart"/>
            <w:r>
              <w:t>is defined</w:t>
            </w:r>
            <w:proofErr w:type="gramEnd"/>
            <w:r>
              <w:t xml:space="preserve"> as the smallest rectangle enclosing all of the pixels current </w:t>
            </w:r>
            <w:r>
              <w:lastRenderedPageBreak/>
              <w:t>associated with the target.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V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 xml:space="preserve">Target Bounding Box Upper-Left Point, Y Coordinate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Upper-left Y coordinate of target bounding box.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W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Bounding Box Bottom-Right Point, X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Bottom-right X </w:t>
            </w:r>
            <w:proofErr w:type="gramStart"/>
            <w:r>
              <w:t>coordinate</w:t>
            </w:r>
            <w:proofErr w:type="gramEnd"/>
            <w:r>
              <w:t xml:space="preserve"> of target bounding box.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X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 xml:space="preserve">Target Bounding Box Bottom-Right Point, Y Coordinate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Bottom-right Y coordinate of target bounding box.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Anomalous Motion Flag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t>Indicator of anomalous motion: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t>0 = anomalous motion not assessed (i.e., no value)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t xml:space="preserve">1 = assessed, found to be normal 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t>2 = assessed, found to be anomalous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Z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90446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Anomalous Motion Likelihood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</w:rPr>
            </w:pPr>
            <w:proofErr w:type="gramStart"/>
            <w:r>
              <w:t>Likelihood of anomalous motion in the range [0, 1].</w:t>
            </w:r>
            <w:proofErr w:type="gramEnd"/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AA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Centroid, Latitude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Latitude in decimal degrees of most-likely target centroid.</w:t>
            </w:r>
            <w:proofErr w:type="gramEnd"/>
            <w:r>
              <w:t xml:space="preserve"> 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AB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Centroid, Longitude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Longitude in decimal degrees of most-likely target centroid.</w:t>
            </w:r>
            <w:proofErr w:type="gramEnd"/>
            <w:r>
              <w:t xml:space="preserve">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AC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Bounding Box Upper-Left Point, Latitude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Upper-left latitude in decimal degrees of target bounding box.</w:t>
            </w:r>
            <w:proofErr w:type="gramEnd"/>
            <w:r>
              <w:t xml:space="preserve"> 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Bounding Box Upper-Left Point, Longitude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Upper-left longitude in decimal degrees of target bounding box.</w:t>
            </w:r>
            <w:proofErr w:type="gramEnd"/>
            <w:r>
              <w:t xml:space="preserve"> 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AE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Bounding Box Bottom-Right Point, Latitude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Bottom-right latitude in decimal degrees of target bounding box. 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AF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Bounding Box Bottom-Right Point, Longitude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Bottom-right longitude in decimal degrees of target bounding box. </w:t>
            </w:r>
            <w:proofErr w:type="gramStart"/>
            <w:r>
              <w:t xml:space="preserve">Only valid when input imagery is </w:t>
            </w:r>
            <w:proofErr w:type="spellStart"/>
            <w:r>
              <w:t>georegistered</w:t>
            </w:r>
            <w:proofErr w:type="spellEnd"/>
            <w:r>
              <w:t>.</w:t>
            </w:r>
            <w:proofErr w:type="gramEnd"/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AG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Current Number of Target State Hypotheses (</w:t>
            </w:r>
            <w:r w:rsidRPr="00090446">
              <w:rPr>
                <w:i/>
              </w:rPr>
              <w:t>N</w:t>
            </w:r>
            <w:r w:rsidRPr="00090446">
              <w:t>)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Uint16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discrete posterior distribution over target state </w:t>
            </w:r>
            <w:proofErr w:type="gramStart"/>
            <w:r>
              <w:t>is represented</w:t>
            </w:r>
            <w:proofErr w:type="gramEnd"/>
            <w:r>
              <w:t xml:space="preserve"> as a variable number of state vectors (X, Y, speed, heading) with corresponding probability values.  This field specifies the current total number of hypotheses.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Pr="006C3ED8" w:rsidRDefault="000A62F9" w:rsidP="006C3ED8">
            <w:pPr>
              <w:spacing w:after="200" w:line="276" w:lineRule="auto"/>
              <w:jc w:val="left"/>
              <w:rPr>
                <w:b w:val="0"/>
              </w:rPr>
            </w:pPr>
            <w:r>
              <w:rPr>
                <w:b w:val="0"/>
              </w:rPr>
              <w:t>AH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6C3ED8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</w:rPr>
            </w:pPr>
            <w:r w:rsidRPr="00AF16D9">
              <w:rPr>
                <w:bCs/>
              </w:rPr>
              <w:t xml:space="preserve">Number Of Hypotheses </w:t>
            </w:r>
            <w:r w:rsidRPr="006C3ED8">
              <w:rPr>
                <w:bCs/>
              </w:rPr>
              <w:t>Written To File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6C3ED8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</w:rPr>
            </w:pPr>
            <w:r w:rsidRPr="00AF16D9">
              <w:rPr>
                <w:bCs/>
              </w:rPr>
              <w:t>Uint16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6C3ED8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</w:rPr>
            </w:pPr>
            <w:r w:rsidRPr="00AF16D9">
              <w:rPr>
                <w:bCs/>
              </w:rPr>
              <w:t xml:space="preserve">This field specifies the current number of hypotheses written to the file and is required </w:t>
            </w:r>
            <w:proofErr w:type="gramStart"/>
            <w:r w:rsidRPr="00AF16D9">
              <w:rPr>
                <w:bCs/>
              </w:rPr>
              <w:t>to correctly parse</w:t>
            </w:r>
            <w:proofErr w:type="gramEnd"/>
            <w:r w:rsidRPr="00AF16D9">
              <w:rPr>
                <w:bCs/>
              </w:rPr>
              <w:t xml:space="preserve"> the remainder of the track entry.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AI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State Hypothesis 1, X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coordinate of 1</w:t>
            </w:r>
            <w:r w:rsidRPr="007F1A3D">
              <w:rPr>
                <w:vertAlign w:val="superscript"/>
              </w:rPr>
              <w:t>st</w:t>
            </w:r>
            <w:r>
              <w:t xml:space="preserve"> target state hypothesis.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AJ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State Hypothesis 1, Y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Y </w:t>
            </w:r>
            <w:proofErr w:type="gramStart"/>
            <w:r>
              <w:t>coordinate</w:t>
            </w:r>
            <w:proofErr w:type="gramEnd"/>
            <w:r>
              <w:t xml:space="preserve"> of 1</w:t>
            </w:r>
            <w:r w:rsidRPr="007F1A3D">
              <w:rPr>
                <w:vertAlign w:val="superscript"/>
              </w:rPr>
              <w:t>st</w:t>
            </w:r>
            <w:r>
              <w:t xml:space="preserve"> target state hypothesis.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AK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 xml:space="preserve">Target State Hypothesis 1, Heading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>
              <w:t>Heading of 1</w:t>
            </w:r>
            <w:r w:rsidRPr="003332BA">
              <w:rPr>
                <w:vertAlign w:val="superscript"/>
              </w:rPr>
              <w:t>st</w:t>
            </w:r>
            <w:r>
              <w:t xml:space="preserve"> target state hypothesis in the range [0, 2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).</w:t>
            </w:r>
            <w:proofErr w:type="gramEnd"/>
            <w:r>
              <w:rPr>
                <w:rFonts w:cs="Times New Roman"/>
              </w:rPr>
              <w:t xml:space="preserve">  Heading is computed in image pixel space according to the following convention: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0 = down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right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 xml:space="preserve"> = up</w:t>
            </w:r>
          </w:p>
          <w:p w:rsidR="000A62F9" w:rsidRPr="003332BA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3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left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AL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>Target State Hypothesis 1, Speed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Speed of 1</w:t>
            </w:r>
            <w:r w:rsidRPr="003332BA">
              <w:rPr>
                <w:vertAlign w:val="superscript"/>
              </w:rPr>
              <w:t>st</w:t>
            </w:r>
            <w:r>
              <w:t xml:space="preserve"> target state hypothesis.  Speed </w:t>
            </w:r>
            <w:proofErr w:type="gramStart"/>
            <w:r>
              <w:t>is computed</w:t>
            </w:r>
            <w:proofErr w:type="gramEnd"/>
            <w:r>
              <w:t xml:space="preserve"> in image pixel space and is in units of pixels per second.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AM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>Target State Hypothesis 1, Probability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Probability of 1</w:t>
            </w:r>
            <w:r w:rsidRPr="007F1A3D">
              <w:rPr>
                <w:vertAlign w:val="superscript"/>
              </w:rPr>
              <w:t>st</w:t>
            </w:r>
            <w:r>
              <w:t xml:space="preserve"> target centroid hypothesis.</w:t>
            </w:r>
            <w:proofErr w:type="gramEnd"/>
            <w:r>
              <w:t xml:space="preserve">  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  <w:vAlign w:val="center"/>
          </w:tcPr>
          <w:p w:rsidR="000A62F9" w:rsidRDefault="000A62F9" w:rsidP="006C3ED8">
            <w:pPr>
              <w:jc w:val="center"/>
              <w:rPr>
                <w:b w:val="0"/>
              </w:rPr>
            </w:pPr>
            <w:r w:rsidRPr="000731C5">
              <w:t>***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F16D0">
              <w:t>***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FF16D0" w:rsidRDefault="000A62F9" w:rsidP="006C3ED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F16D0">
              <w:t>***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FF16D0" w:rsidRDefault="000A62F9" w:rsidP="006C3ED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F16D0">
              <w:t>***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--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 xml:space="preserve">Target State Hypothesis </w:t>
            </w:r>
            <w:r w:rsidRPr="00090446">
              <w:rPr>
                <w:i/>
              </w:rPr>
              <w:t>N</w:t>
            </w:r>
            <w:r w:rsidRPr="00090446">
              <w:t>, X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7F1A3D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 coordinate of </w:t>
            </w:r>
            <w:proofErr w:type="gramStart"/>
            <w:r>
              <w:rPr>
                <w:i/>
              </w:rPr>
              <w:t>N</w:t>
            </w:r>
            <w:r w:rsidRPr="007F1A3D">
              <w:rPr>
                <w:vertAlign w:val="superscript"/>
              </w:rPr>
              <w:t>th</w:t>
            </w:r>
            <w:r>
              <w:t xml:space="preserve"> target centroid hypothesis</w:t>
            </w:r>
            <w:proofErr w:type="gramEnd"/>
            <w:r>
              <w:t xml:space="preserve">. 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--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 xml:space="preserve">Target State Hypothesis </w:t>
            </w:r>
            <w:r w:rsidRPr="00090446">
              <w:rPr>
                <w:i/>
              </w:rPr>
              <w:t>N</w:t>
            </w:r>
            <w:r w:rsidRPr="00090446">
              <w:t>, Y Coordinate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 xml:space="preserve">Y coordinate of </w:t>
            </w:r>
            <w:r>
              <w:rPr>
                <w:i/>
              </w:rPr>
              <w:t>N</w:t>
            </w:r>
            <w:r w:rsidRPr="007F1A3D">
              <w:rPr>
                <w:vertAlign w:val="superscript"/>
              </w:rPr>
              <w:t>th</w:t>
            </w:r>
            <w:r>
              <w:t xml:space="preserve"> target centroid hypothesis.</w:t>
            </w:r>
            <w:proofErr w:type="gramEnd"/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--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 xml:space="preserve">Target State Hypothesis </w:t>
            </w:r>
            <w:r w:rsidRPr="00090446">
              <w:rPr>
                <w:i/>
              </w:rPr>
              <w:t>N</w:t>
            </w:r>
            <w:r w:rsidRPr="00090446">
              <w:t xml:space="preserve">, Heading 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>
              <w:t xml:space="preserve">Heading of </w:t>
            </w:r>
            <w:r>
              <w:rPr>
                <w:i/>
              </w:rPr>
              <w:t>N</w:t>
            </w:r>
            <w:r w:rsidRPr="007F1A3D">
              <w:rPr>
                <w:vertAlign w:val="superscript"/>
              </w:rPr>
              <w:t>th</w:t>
            </w:r>
            <w:r>
              <w:t xml:space="preserve"> target state hypothesis in the range [0, 2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).</w:t>
            </w:r>
            <w:proofErr w:type="gramEnd"/>
            <w:r>
              <w:rPr>
                <w:rFonts w:cs="Times New Roman"/>
              </w:rPr>
              <w:t xml:space="preserve">  Heading is computed in image pixel space according to the following convention: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0 = down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right</w:t>
            </w:r>
          </w:p>
          <w:p w:rsidR="000A62F9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 xml:space="preserve"> = up</w:t>
            </w:r>
          </w:p>
          <w:p w:rsidR="000A62F9" w:rsidRPr="003332BA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3</w:t>
            </w:r>
            <w:r w:rsidRPr="00A941C9">
              <w:rPr>
                <w:rFonts w:cs="Times New Roman"/>
              </w:rPr>
              <w:t>π</w:t>
            </w:r>
            <w:r>
              <w:rPr>
                <w:rFonts w:cs="Times New Roman"/>
              </w:rPr>
              <w:t>/2 = left</w:t>
            </w:r>
          </w:p>
        </w:tc>
      </w:tr>
      <w:tr w:rsidR="000A62F9" w:rsidTr="00D22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--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90446">
              <w:t xml:space="preserve">Target State Hypothesis </w:t>
            </w:r>
            <w:r w:rsidRPr="00090446">
              <w:rPr>
                <w:i/>
              </w:rPr>
              <w:t>N</w:t>
            </w:r>
            <w:r w:rsidRPr="00090446">
              <w:t>, Speed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3332BA" w:rsidRDefault="000A62F9" w:rsidP="006C3ED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Speed of </w:t>
            </w:r>
            <w:proofErr w:type="gramStart"/>
            <w:r>
              <w:rPr>
                <w:i/>
              </w:rPr>
              <w:t>N</w:t>
            </w:r>
            <w:r w:rsidRPr="007F1A3D">
              <w:rPr>
                <w:vertAlign w:val="superscript"/>
              </w:rPr>
              <w:t>th</w:t>
            </w:r>
            <w:r>
              <w:t xml:space="preserve"> target state hypothesis</w:t>
            </w:r>
            <w:proofErr w:type="gramEnd"/>
            <w:r>
              <w:t xml:space="preserve">.  Speed </w:t>
            </w:r>
            <w:proofErr w:type="gramStart"/>
            <w:r>
              <w:t>is computed</w:t>
            </w:r>
            <w:proofErr w:type="gramEnd"/>
            <w:r>
              <w:t xml:space="preserve"> in image pixel space and is in units of pixels per second.</w:t>
            </w:r>
          </w:p>
        </w:tc>
      </w:tr>
      <w:tr w:rsidR="000A62F9" w:rsidTr="00D22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none" w:sz="0" w:space="0" w:color="auto"/>
            </w:tcBorders>
          </w:tcPr>
          <w:p w:rsidR="000A62F9" w:rsidRDefault="000A62F9" w:rsidP="006C3ED8">
            <w:pPr>
              <w:jc w:val="left"/>
              <w:rPr>
                <w:b w:val="0"/>
              </w:rPr>
            </w:pPr>
            <w:r>
              <w:rPr>
                <w:b w:val="0"/>
              </w:rPr>
              <w:t>--</w:t>
            </w:r>
          </w:p>
        </w:tc>
        <w:tc>
          <w:tcPr>
            <w:tcW w:w="2888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0731C5" w:rsidRDefault="000A62F9" w:rsidP="006C3ED8">
            <w:pPr>
              <w:spacing w:after="20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446">
              <w:t xml:space="preserve">Target State Hypothesis </w:t>
            </w:r>
            <w:r w:rsidRPr="00090446">
              <w:rPr>
                <w:i/>
              </w:rPr>
              <w:t>N</w:t>
            </w:r>
            <w:r w:rsidRPr="00090446">
              <w:t>, Probability</w:t>
            </w:r>
          </w:p>
        </w:tc>
        <w:tc>
          <w:tcPr>
            <w:tcW w:w="1077" w:type="dxa"/>
            <w:tcBorders>
              <w:left w:val="none" w:sz="0" w:space="0" w:color="auto"/>
              <w:righ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Float32</w:t>
            </w:r>
          </w:p>
        </w:tc>
        <w:tc>
          <w:tcPr>
            <w:tcW w:w="4405" w:type="dxa"/>
            <w:tcBorders>
              <w:left w:val="none" w:sz="0" w:space="0" w:color="auto"/>
            </w:tcBorders>
          </w:tcPr>
          <w:p w:rsidR="000A62F9" w:rsidRPr="005C142C" w:rsidRDefault="000A62F9" w:rsidP="006C3E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 xml:space="preserve">Probability of </w:t>
            </w:r>
            <w:r>
              <w:rPr>
                <w:i/>
              </w:rPr>
              <w:t>N</w:t>
            </w:r>
            <w:r w:rsidRPr="007F1A3D">
              <w:rPr>
                <w:vertAlign w:val="superscript"/>
              </w:rPr>
              <w:t>th</w:t>
            </w:r>
            <w:r>
              <w:t xml:space="preserve"> target centroid hypothesis.</w:t>
            </w:r>
            <w:proofErr w:type="gramEnd"/>
          </w:p>
        </w:tc>
      </w:tr>
    </w:tbl>
    <w:p w:rsidR="00301171" w:rsidRPr="00301171" w:rsidRDefault="00301171" w:rsidP="005B50B3"/>
    <w:sectPr w:rsidR="00301171" w:rsidRPr="00301171" w:rsidSect="00A40AC3">
      <w:footerReference w:type="default" r:id="rId10"/>
      <w:footerReference w:type="first" r:id="rId11"/>
      <w:type w:val="continuous"/>
      <w:pgSz w:w="12240" w:h="15840" w:code="1"/>
      <w:pgMar w:top="1440" w:right="1440" w:bottom="1440" w:left="1440" w:header="288" w:footer="28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3A36" w:rsidRDefault="00FF3A36">
      <w:r>
        <w:separator/>
      </w:r>
    </w:p>
  </w:endnote>
  <w:endnote w:type="continuationSeparator" w:id="0">
    <w:p w:rsidR="00FF3A36" w:rsidRDefault="00FF3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068" w:rsidRDefault="00625068">
    <w:pPr>
      <w:pStyle w:val="Footer"/>
      <w:pBdr>
        <w:bottom w:val="single" w:sz="6" w:space="1" w:color="auto"/>
      </w:pBdr>
      <w:rPr>
        <w:caps/>
      </w:rPr>
    </w:pPr>
  </w:p>
  <w:p w:rsidR="00625068" w:rsidRDefault="00625068">
    <w:pPr>
      <w:pStyle w:val="Footer"/>
    </w:pPr>
    <w:r w:rsidRPr="00905540">
      <w:rPr>
        <w:caps/>
      </w:rPr>
      <w:t>Signal Innovations Group</w:t>
    </w:r>
    <w:r>
      <w:t>, Inc.</w:t>
    </w:r>
    <w:r>
      <w:ptab w:relativeTo="margin" w:alignment="center" w:leader="none"/>
    </w:r>
    <w:r>
      <w:ptab w:relativeTo="margin" w:alignment="right" w:leader="none"/>
    </w:r>
    <w:r>
      <w:t xml:space="preserve">Page | </w:t>
    </w:r>
    <w:r w:rsidR="00AC0757">
      <w:fldChar w:fldCharType="begin"/>
    </w:r>
    <w:r w:rsidR="00910CC8">
      <w:instrText xml:space="preserve"> PAGE   \* MERGEFORMAT </w:instrText>
    </w:r>
    <w:r w:rsidR="00AC0757">
      <w:fldChar w:fldCharType="separate"/>
    </w:r>
    <w:r w:rsidR="0041307A">
      <w:rPr>
        <w:noProof/>
      </w:rPr>
      <w:t>2</w:t>
    </w:r>
    <w:r w:rsidR="00AC0757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068" w:rsidRDefault="00625068" w:rsidP="00A15E48">
    <w:pPr>
      <w:pStyle w:val="Footer"/>
      <w:jc w:val="center"/>
    </w:pPr>
    <w:r>
      <w:rPr>
        <w:rFonts w:ascii="Arial" w:hAnsi="Arial" w:cs="Arial"/>
        <w:color w:val="1F497D"/>
        <w:sz w:val="20"/>
        <w:szCs w:val="20"/>
      </w:rPr>
      <w:t>Use, reproduction, or disclosure is subject to restrictions set forth in Contract Number 2009*0674524*000 and Sub Contract No. Signal Innovations Group 01.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3A36" w:rsidRDefault="00FF3A36">
      <w:r>
        <w:separator/>
      </w:r>
    </w:p>
  </w:footnote>
  <w:footnote w:type="continuationSeparator" w:id="0">
    <w:p w:rsidR="00FF3A36" w:rsidRDefault="00FF3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401E"/>
    <w:multiLevelType w:val="hybridMultilevel"/>
    <w:tmpl w:val="1988FBA6"/>
    <w:lvl w:ilvl="0" w:tplc="D77C326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84C2AC7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9B00E0BE">
      <w:start w:val="1403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AB064F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84A8A7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F858F6A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D27A268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9BE6610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1A3A8BD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">
    <w:nsid w:val="015016AB"/>
    <w:multiLevelType w:val="hybridMultilevel"/>
    <w:tmpl w:val="B3460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F653C1"/>
    <w:multiLevelType w:val="hybridMultilevel"/>
    <w:tmpl w:val="F3A4A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D83B79"/>
    <w:multiLevelType w:val="hybridMultilevel"/>
    <w:tmpl w:val="417A6D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8780B93"/>
    <w:multiLevelType w:val="hybridMultilevel"/>
    <w:tmpl w:val="6F7C8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0B0955"/>
    <w:multiLevelType w:val="hybridMultilevel"/>
    <w:tmpl w:val="F2B0DBBC"/>
    <w:lvl w:ilvl="0" w:tplc="B5E82F1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F004CB"/>
    <w:multiLevelType w:val="hybridMultilevel"/>
    <w:tmpl w:val="2B3E637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>
    <w:nsid w:val="0D93780F"/>
    <w:multiLevelType w:val="hybridMultilevel"/>
    <w:tmpl w:val="417A6D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2062007"/>
    <w:multiLevelType w:val="hybridMultilevel"/>
    <w:tmpl w:val="900A36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4953BE5"/>
    <w:multiLevelType w:val="hybridMultilevel"/>
    <w:tmpl w:val="100CE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06735"/>
    <w:multiLevelType w:val="hybridMultilevel"/>
    <w:tmpl w:val="7422D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7902F81"/>
    <w:multiLevelType w:val="hybridMultilevel"/>
    <w:tmpl w:val="48880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FF5016"/>
    <w:multiLevelType w:val="hybridMultilevel"/>
    <w:tmpl w:val="1ED89AE6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976441"/>
    <w:multiLevelType w:val="hybridMultilevel"/>
    <w:tmpl w:val="BE6CD394"/>
    <w:lvl w:ilvl="0" w:tplc="4F060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347D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448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FCF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B6C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D84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B213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122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A9256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1B820072"/>
    <w:multiLevelType w:val="hybridMultilevel"/>
    <w:tmpl w:val="7706B2D4"/>
    <w:lvl w:ilvl="0" w:tplc="ED206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E8A90A">
      <w:start w:val="69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7E69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EA2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A6B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8C0A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C20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3782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ECA4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1BF95580"/>
    <w:multiLevelType w:val="hybridMultilevel"/>
    <w:tmpl w:val="94BEC3F2"/>
    <w:lvl w:ilvl="0" w:tplc="9ACE4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EA86AE">
      <w:start w:val="47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5A4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5AA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367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40DE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20CD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803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F8C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1CF7763E"/>
    <w:multiLevelType w:val="hybridMultilevel"/>
    <w:tmpl w:val="011831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F9852F4"/>
    <w:multiLevelType w:val="multilevel"/>
    <w:tmpl w:val="62CEE7D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27B16175"/>
    <w:multiLevelType w:val="hybridMultilevel"/>
    <w:tmpl w:val="07046CC6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8C3E9E"/>
    <w:multiLevelType w:val="singleLevel"/>
    <w:tmpl w:val="37E252A4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28DD5CDF"/>
    <w:multiLevelType w:val="hybridMultilevel"/>
    <w:tmpl w:val="95985008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5FB417BA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Verdana" w:hAnsi="Verdana" w:hint="default"/>
      </w:rPr>
    </w:lvl>
    <w:lvl w:ilvl="2" w:tplc="92BEEAEA">
      <w:start w:val="1102"/>
      <w:numFmt w:val="bullet"/>
      <w:lvlText w:val="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AD0089A8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Verdana" w:hAnsi="Verdana" w:hint="default"/>
      </w:rPr>
    </w:lvl>
    <w:lvl w:ilvl="4" w:tplc="6D968BB6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Verdana" w:hAnsi="Verdana" w:hint="default"/>
      </w:rPr>
    </w:lvl>
    <w:lvl w:ilvl="5" w:tplc="539AAC98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Verdana" w:hAnsi="Verdana" w:hint="default"/>
      </w:rPr>
    </w:lvl>
    <w:lvl w:ilvl="6" w:tplc="C3369136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Verdana" w:hAnsi="Verdana" w:hint="default"/>
      </w:rPr>
    </w:lvl>
    <w:lvl w:ilvl="7" w:tplc="610465E6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Verdana" w:hAnsi="Verdana" w:hint="default"/>
      </w:rPr>
    </w:lvl>
    <w:lvl w:ilvl="8" w:tplc="9BAA5F5C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Verdana" w:hAnsi="Verdana" w:hint="default"/>
      </w:rPr>
    </w:lvl>
  </w:abstractNum>
  <w:abstractNum w:abstractNumId="21">
    <w:nsid w:val="2B5C1359"/>
    <w:multiLevelType w:val="hybridMultilevel"/>
    <w:tmpl w:val="F140A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F64A6"/>
    <w:multiLevelType w:val="hybridMultilevel"/>
    <w:tmpl w:val="F3A4A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0D30DD"/>
    <w:multiLevelType w:val="hybridMultilevel"/>
    <w:tmpl w:val="8390C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1E333F"/>
    <w:multiLevelType w:val="multilevel"/>
    <w:tmpl w:val="96301D1E"/>
    <w:lvl w:ilvl="0">
      <w:start w:val="1"/>
      <w:numFmt w:val="decimal"/>
      <w:lvlText w:val="(%1.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34D228E0"/>
    <w:multiLevelType w:val="hybridMultilevel"/>
    <w:tmpl w:val="C31CB140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6353BCC"/>
    <w:multiLevelType w:val="hybridMultilevel"/>
    <w:tmpl w:val="900A3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0B357B"/>
    <w:multiLevelType w:val="hybridMultilevel"/>
    <w:tmpl w:val="F968BB38"/>
    <w:lvl w:ilvl="0" w:tplc="ED742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3C6BB4">
      <w:start w:val="48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AE93BA">
      <w:start w:val="48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0D2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A81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D05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AEE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C9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06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3E992AFC"/>
    <w:multiLevelType w:val="hybridMultilevel"/>
    <w:tmpl w:val="831074AA"/>
    <w:lvl w:ilvl="0" w:tplc="184ED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FAAAE8">
      <w:start w:val="48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789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026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ACDD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F4F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460B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70F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446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31B2E7A"/>
    <w:multiLevelType w:val="hybridMultilevel"/>
    <w:tmpl w:val="92707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A37B0B"/>
    <w:multiLevelType w:val="hybridMultilevel"/>
    <w:tmpl w:val="5B3C6C52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6C40251"/>
    <w:multiLevelType w:val="hybridMultilevel"/>
    <w:tmpl w:val="0B8443FA"/>
    <w:lvl w:ilvl="0" w:tplc="514663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DA72E2">
      <w:start w:val="14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24E13C">
      <w:start w:val="142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823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49270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8822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0EE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B84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8E94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4F6E03BD"/>
    <w:multiLevelType w:val="hybridMultilevel"/>
    <w:tmpl w:val="12D269B0"/>
    <w:lvl w:ilvl="0" w:tplc="76366B28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21254F2"/>
    <w:multiLevelType w:val="hybridMultilevel"/>
    <w:tmpl w:val="2C762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64413C"/>
    <w:multiLevelType w:val="hybridMultilevel"/>
    <w:tmpl w:val="C172A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5C120DF"/>
    <w:multiLevelType w:val="hybridMultilevel"/>
    <w:tmpl w:val="7270B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7AF2013"/>
    <w:multiLevelType w:val="hybridMultilevel"/>
    <w:tmpl w:val="47D2D946"/>
    <w:lvl w:ilvl="0" w:tplc="0FEEA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0065B4">
      <w:start w:val="47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476AE">
      <w:start w:val="47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D2EF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4E6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50F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8ED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9CF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7CD1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01257B2"/>
    <w:multiLevelType w:val="hybridMultilevel"/>
    <w:tmpl w:val="FA008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E1721B"/>
    <w:multiLevelType w:val="hybridMultilevel"/>
    <w:tmpl w:val="770A4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230FF8"/>
    <w:multiLevelType w:val="singleLevel"/>
    <w:tmpl w:val="CA8A963A"/>
    <w:lvl w:ilvl="0">
      <w:start w:val="1"/>
      <w:numFmt w:val="decimal"/>
      <w:pStyle w:val="ListNumb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0">
    <w:nsid w:val="66B457B7"/>
    <w:multiLevelType w:val="hybridMultilevel"/>
    <w:tmpl w:val="A440C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FF7BC8"/>
    <w:multiLevelType w:val="hybridMultilevel"/>
    <w:tmpl w:val="D3D2BADA"/>
    <w:lvl w:ilvl="0" w:tplc="EF4AA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1E387E">
      <w:start w:val="48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281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EC8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0CE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521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5209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E825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842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68A724FD"/>
    <w:multiLevelType w:val="hybridMultilevel"/>
    <w:tmpl w:val="6EDA3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A674ED6"/>
    <w:multiLevelType w:val="hybridMultilevel"/>
    <w:tmpl w:val="3F7E2CB8"/>
    <w:lvl w:ilvl="0" w:tplc="14AC77C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90B426">
      <w:start w:val="2227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9AA06D60">
      <w:start w:val="2227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542204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8499F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14EA1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5F8201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B2871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900F7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4">
    <w:nsid w:val="717F5C5A"/>
    <w:multiLevelType w:val="hybridMultilevel"/>
    <w:tmpl w:val="23E43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5761C6"/>
    <w:multiLevelType w:val="hybridMultilevel"/>
    <w:tmpl w:val="4B6CE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A7642D"/>
    <w:multiLevelType w:val="hybridMultilevel"/>
    <w:tmpl w:val="AF049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9377363"/>
    <w:multiLevelType w:val="hybridMultilevel"/>
    <w:tmpl w:val="E542B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3C4A8E"/>
    <w:multiLevelType w:val="hybridMultilevel"/>
    <w:tmpl w:val="C696D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D8C38F0"/>
    <w:multiLevelType w:val="hybridMultilevel"/>
    <w:tmpl w:val="29480F10"/>
    <w:lvl w:ilvl="0" w:tplc="5B1CAE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BA1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6EF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28F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BE7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C80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0C4A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DE4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9E1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39"/>
  </w:num>
  <w:num w:numId="3">
    <w:abstractNumId w:val="17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8"/>
  </w:num>
  <w:num w:numId="6">
    <w:abstractNumId w:val="48"/>
  </w:num>
  <w:num w:numId="7">
    <w:abstractNumId w:val="35"/>
  </w:num>
  <w:num w:numId="8">
    <w:abstractNumId w:val="42"/>
  </w:num>
  <w:num w:numId="9">
    <w:abstractNumId w:val="4"/>
  </w:num>
  <w:num w:numId="10">
    <w:abstractNumId w:val="11"/>
  </w:num>
  <w:num w:numId="11">
    <w:abstractNumId w:val="20"/>
  </w:num>
  <w:num w:numId="12">
    <w:abstractNumId w:val="43"/>
  </w:num>
  <w:num w:numId="13">
    <w:abstractNumId w:val="18"/>
  </w:num>
  <w:num w:numId="14">
    <w:abstractNumId w:val="30"/>
  </w:num>
  <w:num w:numId="15">
    <w:abstractNumId w:val="12"/>
  </w:num>
  <w:num w:numId="16">
    <w:abstractNumId w:val="0"/>
  </w:num>
  <w:num w:numId="17">
    <w:abstractNumId w:val="25"/>
  </w:num>
  <w:num w:numId="18">
    <w:abstractNumId w:val="26"/>
  </w:num>
  <w:num w:numId="19">
    <w:abstractNumId w:val="31"/>
  </w:num>
  <w:num w:numId="20">
    <w:abstractNumId w:val="34"/>
  </w:num>
  <w:num w:numId="21">
    <w:abstractNumId w:val="32"/>
  </w:num>
  <w:num w:numId="22">
    <w:abstractNumId w:val="15"/>
  </w:num>
  <w:num w:numId="23">
    <w:abstractNumId w:val="28"/>
  </w:num>
  <w:num w:numId="24">
    <w:abstractNumId w:val="49"/>
  </w:num>
  <w:num w:numId="25">
    <w:abstractNumId w:val="36"/>
  </w:num>
  <w:num w:numId="26">
    <w:abstractNumId w:val="16"/>
  </w:num>
  <w:num w:numId="27">
    <w:abstractNumId w:val="14"/>
  </w:num>
  <w:num w:numId="28">
    <w:abstractNumId w:val="13"/>
  </w:num>
  <w:num w:numId="29">
    <w:abstractNumId w:val="27"/>
  </w:num>
  <w:num w:numId="30">
    <w:abstractNumId w:val="41"/>
  </w:num>
  <w:num w:numId="31">
    <w:abstractNumId w:val="22"/>
  </w:num>
  <w:num w:numId="32">
    <w:abstractNumId w:val="8"/>
  </w:num>
  <w:num w:numId="33">
    <w:abstractNumId w:val="2"/>
  </w:num>
  <w:num w:numId="34">
    <w:abstractNumId w:val="24"/>
  </w:num>
  <w:num w:numId="35">
    <w:abstractNumId w:val="29"/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0"/>
  </w:num>
  <w:num w:numId="38">
    <w:abstractNumId w:val="21"/>
  </w:num>
  <w:num w:numId="39">
    <w:abstractNumId w:val="47"/>
  </w:num>
  <w:num w:numId="40">
    <w:abstractNumId w:val="45"/>
  </w:num>
  <w:num w:numId="41">
    <w:abstractNumId w:val="1"/>
  </w:num>
  <w:num w:numId="42">
    <w:abstractNumId w:val="23"/>
  </w:num>
  <w:num w:numId="43">
    <w:abstractNumId w:val="44"/>
  </w:num>
  <w:num w:numId="44">
    <w:abstractNumId w:val="9"/>
  </w:num>
  <w:num w:numId="45">
    <w:abstractNumId w:val="6"/>
  </w:num>
  <w:num w:numId="46">
    <w:abstractNumId w:val="37"/>
  </w:num>
  <w:num w:numId="47">
    <w:abstractNumId w:val="33"/>
  </w:num>
  <w:num w:numId="48">
    <w:abstractNumId w:val="46"/>
  </w:num>
  <w:num w:numId="49">
    <w:abstractNumId w:val="7"/>
  </w:num>
  <w:num w:numId="50">
    <w:abstractNumId w:val="3"/>
  </w:num>
  <w:num w:numId="51">
    <w:abstractNumId w:val="5"/>
  </w:num>
  <w:num w:numId="52">
    <w:abstractNumId w:val="1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removePersonalInformation/>
  <w:embedSystemFonts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87"/>
  <w:displayHorizont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0668"/>
    <w:rsid w:val="00000308"/>
    <w:rsid w:val="000012BE"/>
    <w:rsid w:val="000020E6"/>
    <w:rsid w:val="00002AED"/>
    <w:rsid w:val="00010367"/>
    <w:rsid w:val="0001077E"/>
    <w:rsid w:val="00010DA6"/>
    <w:rsid w:val="00013AEB"/>
    <w:rsid w:val="0001439C"/>
    <w:rsid w:val="000164AD"/>
    <w:rsid w:val="000164DE"/>
    <w:rsid w:val="00016687"/>
    <w:rsid w:val="00023DF2"/>
    <w:rsid w:val="00031764"/>
    <w:rsid w:val="00032E2D"/>
    <w:rsid w:val="00033E5E"/>
    <w:rsid w:val="000351DB"/>
    <w:rsid w:val="0003739F"/>
    <w:rsid w:val="000418F3"/>
    <w:rsid w:val="00041EAF"/>
    <w:rsid w:val="00042846"/>
    <w:rsid w:val="00043DBE"/>
    <w:rsid w:val="0004677C"/>
    <w:rsid w:val="00050DC6"/>
    <w:rsid w:val="000510B7"/>
    <w:rsid w:val="000526C0"/>
    <w:rsid w:val="00052AB9"/>
    <w:rsid w:val="00053B09"/>
    <w:rsid w:val="000544C8"/>
    <w:rsid w:val="00054B76"/>
    <w:rsid w:val="00056104"/>
    <w:rsid w:val="0005669D"/>
    <w:rsid w:val="000600A9"/>
    <w:rsid w:val="00062DFC"/>
    <w:rsid w:val="00063874"/>
    <w:rsid w:val="00063B0B"/>
    <w:rsid w:val="00063D83"/>
    <w:rsid w:val="0006713E"/>
    <w:rsid w:val="000673D5"/>
    <w:rsid w:val="00067F3A"/>
    <w:rsid w:val="000722CE"/>
    <w:rsid w:val="00072EC4"/>
    <w:rsid w:val="00076188"/>
    <w:rsid w:val="00076648"/>
    <w:rsid w:val="0007728E"/>
    <w:rsid w:val="00080CF5"/>
    <w:rsid w:val="00080F40"/>
    <w:rsid w:val="00083574"/>
    <w:rsid w:val="000849C3"/>
    <w:rsid w:val="00084BD2"/>
    <w:rsid w:val="00085499"/>
    <w:rsid w:val="000862C1"/>
    <w:rsid w:val="000874F1"/>
    <w:rsid w:val="00090C97"/>
    <w:rsid w:val="00092B6F"/>
    <w:rsid w:val="0009423F"/>
    <w:rsid w:val="000948FA"/>
    <w:rsid w:val="00094BE1"/>
    <w:rsid w:val="0009692D"/>
    <w:rsid w:val="00097F5D"/>
    <w:rsid w:val="000A0FD6"/>
    <w:rsid w:val="000A1453"/>
    <w:rsid w:val="000A213E"/>
    <w:rsid w:val="000A29F6"/>
    <w:rsid w:val="000A327B"/>
    <w:rsid w:val="000A5E28"/>
    <w:rsid w:val="000A62F9"/>
    <w:rsid w:val="000B0C8F"/>
    <w:rsid w:val="000B3B82"/>
    <w:rsid w:val="000B4A55"/>
    <w:rsid w:val="000B5D3B"/>
    <w:rsid w:val="000C2D72"/>
    <w:rsid w:val="000C34BB"/>
    <w:rsid w:val="000C3762"/>
    <w:rsid w:val="000D1BB6"/>
    <w:rsid w:val="000D4083"/>
    <w:rsid w:val="000D5476"/>
    <w:rsid w:val="000E1B2F"/>
    <w:rsid w:val="000E3448"/>
    <w:rsid w:val="000E3A4E"/>
    <w:rsid w:val="000E4F05"/>
    <w:rsid w:val="000E6429"/>
    <w:rsid w:val="000E6495"/>
    <w:rsid w:val="000E67E9"/>
    <w:rsid w:val="000F090E"/>
    <w:rsid w:val="000F1624"/>
    <w:rsid w:val="000F1639"/>
    <w:rsid w:val="00100314"/>
    <w:rsid w:val="0010080D"/>
    <w:rsid w:val="001017D8"/>
    <w:rsid w:val="001032AB"/>
    <w:rsid w:val="00104655"/>
    <w:rsid w:val="00105F76"/>
    <w:rsid w:val="00110538"/>
    <w:rsid w:val="001134C8"/>
    <w:rsid w:val="001158F6"/>
    <w:rsid w:val="001213D6"/>
    <w:rsid w:val="00123CC1"/>
    <w:rsid w:val="00124269"/>
    <w:rsid w:val="00124F28"/>
    <w:rsid w:val="00135C5D"/>
    <w:rsid w:val="00135FFF"/>
    <w:rsid w:val="00137A45"/>
    <w:rsid w:val="00141F56"/>
    <w:rsid w:val="00143337"/>
    <w:rsid w:val="001433A6"/>
    <w:rsid w:val="00144B2A"/>
    <w:rsid w:val="00145B7D"/>
    <w:rsid w:val="00151FB3"/>
    <w:rsid w:val="0015724D"/>
    <w:rsid w:val="00157FEA"/>
    <w:rsid w:val="00160AA0"/>
    <w:rsid w:val="001629BB"/>
    <w:rsid w:val="00162D16"/>
    <w:rsid w:val="00171EC7"/>
    <w:rsid w:val="0017222A"/>
    <w:rsid w:val="0017434F"/>
    <w:rsid w:val="0017561E"/>
    <w:rsid w:val="00176EC0"/>
    <w:rsid w:val="00177E66"/>
    <w:rsid w:val="0018364C"/>
    <w:rsid w:val="0018536A"/>
    <w:rsid w:val="001869E9"/>
    <w:rsid w:val="00186C10"/>
    <w:rsid w:val="0019002A"/>
    <w:rsid w:val="00191590"/>
    <w:rsid w:val="00191C74"/>
    <w:rsid w:val="001952B0"/>
    <w:rsid w:val="00196200"/>
    <w:rsid w:val="001A02D9"/>
    <w:rsid w:val="001A1AA6"/>
    <w:rsid w:val="001A2C63"/>
    <w:rsid w:val="001A2DB0"/>
    <w:rsid w:val="001A6B03"/>
    <w:rsid w:val="001A7B9F"/>
    <w:rsid w:val="001B0791"/>
    <w:rsid w:val="001B097F"/>
    <w:rsid w:val="001B2125"/>
    <w:rsid w:val="001B4B45"/>
    <w:rsid w:val="001B512C"/>
    <w:rsid w:val="001B5947"/>
    <w:rsid w:val="001C021C"/>
    <w:rsid w:val="001C0AF4"/>
    <w:rsid w:val="001C2502"/>
    <w:rsid w:val="001C279C"/>
    <w:rsid w:val="001C2CBA"/>
    <w:rsid w:val="001C48A5"/>
    <w:rsid w:val="001C4D56"/>
    <w:rsid w:val="001D12FA"/>
    <w:rsid w:val="001D1A5B"/>
    <w:rsid w:val="001E2F76"/>
    <w:rsid w:val="001E3211"/>
    <w:rsid w:val="001E34D9"/>
    <w:rsid w:val="001E3DC6"/>
    <w:rsid w:val="001E418E"/>
    <w:rsid w:val="001E4E5B"/>
    <w:rsid w:val="001E6BA6"/>
    <w:rsid w:val="001F1D96"/>
    <w:rsid w:val="001F3277"/>
    <w:rsid w:val="001F3B32"/>
    <w:rsid w:val="001F6F04"/>
    <w:rsid w:val="001F722B"/>
    <w:rsid w:val="002017F5"/>
    <w:rsid w:val="00201FC4"/>
    <w:rsid w:val="002076C6"/>
    <w:rsid w:val="00211E7F"/>
    <w:rsid w:val="00215236"/>
    <w:rsid w:val="002153B8"/>
    <w:rsid w:val="002157BF"/>
    <w:rsid w:val="002164E1"/>
    <w:rsid w:val="00216A70"/>
    <w:rsid w:val="00220A6D"/>
    <w:rsid w:val="00221A7B"/>
    <w:rsid w:val="00224570"/>
    <w:rsid w:val="00225A95"/>
    <w:rsid w:val="002269F7"/>
    <w:rsid w:val="00232921"/>
    <w:rsid w:val="0023319F"/>
    <w:rsid w:val="00235456"/>
    <w:rsid w:val="0023580A"/>
    <w:rsid w:val="0023747A"/>
    <w:rsid w:val="002420FD"/>
    <w:rsid w:val="00247CE9"/>
    <w:rsid w:val="00250A6C"/>
    <w:rsid w:val="00252823"/>
    <w:rsid w:val="00253E10"/>
    <w:rsid w:val="002629A2"/>
    <w:rsid w:val="002631C0"/>
    <w:rsid w:val="00263B49"/>
    <w:rsid w:val="00263B81"/>
    <w:rsid w:val="00264053"/>
    <w:rsid w:val="00265463"/>
    <w:rsid w:val="00265771"/>
    <w:rsid w:val="002671CE"/>
    <w:rsid w:val="0027041F"/>
    <w:rsid w:val="00272DC3"/>
    <w:rsid w:val="0027328D"/>
    <w:rsid w:val="00273666"/>
    <w:rsid w:val="00273CC7"/>
    <w:rsid w:val="0027521A"/>
    <w:rsid w:val="002769C5"/>
    <w:rsid w:val="00277A6C"/>
    <w:rsid w:val="002805AC"/>
    <w:rsid w:val="00283F31"/>
    <w:rsid w:val="0028682C"/>
    <w:rsid w:val="00287386"/>
    <w:rsid w:val="00294D52"/>
    <w:rsid w:val="00294EA2"/>
    <w:rsid w:val="00294FBF"/>
    <w:rsid w:val="00296A80"/>
    <w:rsid w:val="002A1A5A"/>
    <w:rsid w:val="002A4536"/>
    <w:rsid w:val="002B43C1"/>
    <w:rsid w:val="002B526C"/>
    <w:rsid w:val="002B53BF"/>
    <w:rsid w:val="002B57D2"/>
    <w:rsid w:val="002B57E4"/>
    <w:rsid w:val="002B73F9"/>
    <w:rsid w:val="002C0625"/>
    <w:rsid w:val="002C0D9E"/>
    <w:rsid w:val="002C232F"/>
    <w:rsid w:val="002C2D48"/>
    <w:rsid w:val="002C315C"/>
    <w:rsid w:val="002C3A3B"/>
    <w:rsid w:val="002C3C2B"/>
    <w:rsid w:val="002C4DE7"/>
    <w:rsid w:val="002C519F"/>
    <w:rsid w:val="002C6EB1"/>
    <w:rsid w:val="002C7963"/>
    <w:rsid w:val="002C7AE1"/>
    <w:rsid w:val="002D060A"/>
    <w:rsid w:val="002D252E"/>
    <w:rsid w:val="002D7150"/>
    <w:rsid w:val="002D7163"/>
    <w:rsid w:val="002D7757"/>
    <w:rsid w:val="002D7DBA"/>
    <w:rsid w:val="002E2C74"/>
    <w:rsid w:val="002E46C3"/>
    <w:rsid w:val="002E61BB"/>
    <w:rsid w:val="002F0DDC"/>
    <w:rsid w:val="002F20AE"/>
    <w:rsid w:val="002F4D58"/>
    <w:rsid w:val="002F4E33"/>
    <w:rsid w:val="00300D95"/>
    <w:rsid w:val="00301171"/>
    <w:rsid w:val="00301920"/>
    <w:rsid w:val="00301BA2"/>
    <w:rsid w:val="0030259B"/>
    <w:rsid w:val="00303CFF"/>
    <w:rsid w:val="00303F50"/>
    <w:rsid w:val="00307220"/>
    <w:rsid w:val="003103C6"/>
    <w:rsid w:val="00310EAC"/>
    <w:rsid w:val="003110DF"/>
    <w:rsid w:val="00311C31"/>
    <w:rsid w:val="0031584A"/>
    <w:rsid w:val="003162A7"/>
    <w:rsid w:val="0032160F"/>
    <w:rsid w:val="003233B1"/>
    <w:rsid w:val="00331C7C"/>
    <w:rsid w:val="003332BA"/>
    <w:rsid w:val="00335098"/>
    <w:rsid w:val="003369B7"/>
    <w:rsid w:val="0033757D"/>
    <w:rsid w:val="00340366"/>
    <w:rsid w:val="00340A22"/>
    <w:rsid w:val="0034340B"/>
    <w:rsid w:val="003441B6"/>
    <w:rsid w:val="00344255"/>
    <w:rsid w:val="003472BE"/>
    <w:rsid w:val="003502F6"/>
    <w:rsid w:val="003517D9"/>
    <w:rsid w:val="00351E6F"/>
    <w:rsid w:val="00353509"/>
    <w:rsid w:val="00354E25"/>
    <w:rsid w:val="00355A21"/>
    <w:rsid w:val="00357F4E"/>
    <w:rsid w:val="00360796"/>
    <w:rsid w:val="00361726"/>
    <w:rsid w:val="00361C37"/>
    <w:rsid w:val="003649E4"/>
    <w:rsid w:val="003665AB"/>
    <w:rsid w:val="00372FF8"/>
    <w:rsid w:val="003745A2"/>
    <w:rsid w:val="00376451"/>
    <w:rsid w:val="00377B77"/>
    <w:rsid w:val="0038078A"/>
    <w:rsid w:val="0038154D"/>
    <w:rsid w:val="00383218"/>
    <w:rsid w:val="00383B75"/>
    <w:rsid w:val="00384431"/>
    <w:rsid w:val="003858DE"/>
    <w:rsid w:val="003862E2"/>
    <w:rsid w:val="00386C14"/>
    <w:rsid w:val="00387A85"/>
    <w:rsid w:val="00387ADA"/>
    <w:rsid w:val="0039168F"/>
    <w:rsid w:val="00392F59"/>
    <w:rsid w:val="003A0C59"/>
    <w:rsid w:val="003A0D9B"/>
    <w:rsid w:val="003A20A9"/>
    <w:rsid w:val="003A4B2E"/>
    <w:rsid w:val="003A53A1"/>
    <w:rsid w:val="003A597E"/>
    <w:rsid w:val="003B0B03"/>
    <w:rsid w:val="003B42FF"/>
    <w:rsid w:val="003B5A6B"/>
    <w:rsid w:val="003B6D67"/>
    <w:rsid w:val="003C0EA7"/>
    <w:rsid w:val="003C3463"/>
    <w:rsid w:val="003C461E"/>
    <w:rsid w:val="003C519C"/>
    <w:rsid w:val="003C63B3"/>
    <w:rsid w:val="003C7AEB"/>
    <w:rsid w:val="003D072E"/>
    <w:rsid w:val="003D1CF3"/>
    <w:rsid w:val="003D34A6"/>
    <w:rsid w:val="003D6350"/>
    <w:rsid w:val="003D6E2A"/>
    <w:rsid w:val="003E1ACE"/>
    <w:rsid w:val="003E2E00"/>
    <w:rsid w:val="003E2FD5"/>
    <w:rsid w:val="003F01E9"/>
    <w:rsid w:val="003F0704"/>
    <w:rsid w:val="003F0DF3"/>
    <w:rsid w:val="003F2437"/>
    <w:rsid w:val="003F2597"/>
    <w:rsid w:val="003F2E35"/>
    <w:rsid w:val="003F3236"/>
    <w:rsid w:val="003F3919"/>
    <w:rsid w:val="003F4EF5"/>
    <w:rsid w:val="003F60F5"/>
    <w:rsid w:val="003F6D8C"/>
    <w:rsid w:val="00400B52"/>
    <w:rsid w:val="00402F3C"/>
    <w:rsid w:val="00403D04"/>
    <w:rsid w:val="004044F1"/>
    <w:rsid w:val="0041307A"/>
    <w:rsid w:val="00413F06"/>
    <w:rsid w:val="00414147"/>
    <w:rsid w:val="004142A3"/>
    <w:rsid w:val="004167B4"/>
    <w:rsid w:val="0041786E"/>
    <w:rsid w:val="00422A20"/>
    <w:rsid w:val="00425CFE"/>
    <w:rsid w:val="0042738A"/>
    <w:rsid w:val="004314D9"/>
    <w:rsid w:val="00432595"/>
    <w:rsid w:val="004339D2"/>
    <w:rsid w:val="00434E5E"/>
    <w:rsid w:val="004355DA"/>
    <w:rsid w:val="00437E7D"/>
    <w:rsid w:val="00442232"/>
    <w:rsid w:val="00442881"/>
    <w:rsid w:val="0044478C"/>
    <w:rsid w:val="00447F5C"/>
    <w:rsid w:val="00450B1D"/>
    <w:rsid w:val="00450FA0"/>
    <w:rsid w:val="00457A0D"/>
    <w:rsid w:val="00457DF5"/>
    <w:rsid w:val="004606C7"/>
    <w:rsid w:val="00463400"/>
    <w:rsid w:val="004639AD"/>
    <w:rsid w:val="00466479"/>
    <w:rsid w:val="004668AA"/>
    <w:rsid w:val="004669CA"/>
    <w:rsid w:val="00472598"/>
    <w:rsid w:val="0047445F"/>
    <w:rsid w:val="004752D8"/>
    <w:rsid w:val="00475B11"/>
    <w:rsid w:val="00475C12"/>
    <w:rsid w:val="004821B1"/>
    <w:rsid w:val="004821C3"/>
    <w:rsid w:val="00482766"/>
    <w:rsid w:val="00483583"/>
    <w:rsid w:val="0048688C"/>
    <w:rsid w:val="00486BBE"/>
    <w:rsid w:val="00493806"/>
    <w:rsid w:val="004A0512"/>
    <w:rsid w:val="004A0780"/>
    <w:rsid w:val="004A1752"/>
    <w:rsid w:val="004A54F0"/>
    <w:rsid w:val="004A6B2D"/>
    <w:rsid w:val="004A6B39"/>
    <w:rsid w:val="004A71B7"/>
    <w:rsid w:val="004A7CE0"/>
    <w:rsid w:val="004B15DF"/>
    <w:rsid w:val="004B4D67"/>
    <w:rsid w:val="004B53B7"/>
    <w:rsid w:val="004B5964"/>
    <w:rsid w:val="004B66FA"/>
    <w:rsid w:val="004B75E9"/>
    <w:rsid w:val="004C1DAA"/>
    <w:rsid w:val="004C1F9E"/>
    <w:rsid w:val="004C2C78"/>
    <w:rsid w:val="004C533B"/>
    <w:rsid w:val="004C6FBE"/>
    <w:rsid w:val="004C73B1"/>
    <w:rsid w:val="004C7597"/>
    <w:rsid w:val="004D0B1B"/>
    <w:rsid w:val="004D116B"/>
    <w:rsid w:val="004D2031"/>
    <w:rsid w:val="004D2614"/>
    <w:rsid w:val="004D3B68"/>
    <w:rsid w:val="004D5B36"/>
    <w:rsid w:val="004E1B78"/>
    <w:rsid w:val="004E2205"/>
    <w:rsid w:val="004E2947"/>
    <w:rsid w:val="004E3DA8"/>
    <w:rsid w:val="004E5B04"/>
    <w:rsid w:val="004F052E"/>
    <w:rsid w:val="004F0C2B"/>
    <w:rsid w:val="004F1A31"/>
    <w:rsid w:val="004F1D76"/>
    <w:rsid w:val="004F3FD6"/>
    <w:rsid w:val="004F4CD9"/>
    <w:rsid w:val="004F72FB"/>
    <w:rsid w:val="00501611"/>
    <w:rsid w:val="005023A3"/>
    <w:rsid w:val="00510CF8"/>
    <w:rsid w:val="00510DB1"/>
    <w:rsid w:val="00511EA7"/>
    <w:rsid w:val="005137EE"/>
    <w:rsid w:val="00513D4B"/>
    <w:rsid w:val="005148AF"/>
    <w:rsid w:val="005165C3"/>
    <w:rsid w:val="00517F13"/>
    <w:rsid w:val="00520B8F"/>
    <w:rsid w:val="0052291D"/>
    <w:rsid w:val="00523DD2"/>
    <w:rsid w:val="005272EC"/>
    <w:rsid w:val="00527E64"/>
    <w:rsid w:val="00527FFB"/>
    <w:rsid w:val="00540A1B"/>
    <w:rsid w:val="00541481"/>
    <w:rsid w:val="00542450"/>
    <w:rsid w:val="00544921"/>
    <w:rsid w:val="00545059"/>
    <w:rsid w:val="00547BC3"/>
    <w:rsid w:val="0055112E"/>
    <w:rsid w:val="00552007"/>
    <w:rsid w:val="00554570"/>
    <w:rsid w:val="0055667A"/>
    <w:rsid w:val="00561893"/>
    <w:rsid w:val="00562107"/>
    <w:rsid w:val="00563127"/>
    <w:rsid w:val="005651E8"/>
    <w:rsid w:val="00565E81"/>
    <w:rsid w:val="00571382"/>
    <w:rsid w:val="00571E2D"/>
    <w:rsid w:val="00572436"/>
    <w:rsid w:val="00576655"/>
    <w:rsid w:val="00576901"/>
    <w:rsid w:val="00581011"/>
    <w:rsid w:val="00581112"/>
    <w:rsid w:val="0058287B"/>
    <w:rsid w:val="005834F8"/>
    <w:rsid w:val="00584EAD"/>
    <w:rsid w:val="00585C11"/>
    <w:rsid w:val="00586C6B"/>
    <w:rsid w:val="005922AE"/>
    <w:rsid w:val="005925D2"/>
    <w:rsid w:val="0059388E"/>
    <w:rsid w:val="00594458"/>
    <w:rsid w:val="00594D27"/>
    <w:rsid w:val="005958DC"/>
    <w:rsid w:val="005A3772"/>
    <w:rsid w:val="005A4B8E"/>
    <w:rsid w:val="005A4CCC"/>
    <w:rsid w:val="005A511E"/>
    <w:rsid w:val="005A5752"/>
    <w:rsid w:val="005A5C3D"/>
    <w:rsid w:val="005A611A"/>
    <w:rsid w:val="005A71D9"/>
    <w:rsid w:val="005B12D6"/>
    <w:rsid w:val="005B2A9F"/>
    <w:rsid w:val="005B3CDD"/>
    <w:rsid w:val="005B3E17"/>
    <w:rsid w:val="005B50B3"/>
    <w:rsid w:val="005B6829"/>
    <w:rsid w:val="005B70F8"/>
    <w:rsid w:val="005C142C"/>
    <w:rsid w:val="005C1C71"/>
    <w:rsid w:val="005C29F7"/>
    <w:rsid w:val="005C4527"/>
    <w:rsid w:val="005C45AC"/>
    <w:rsid w:val="005C5E1C"/>
    <w:rsid w:val="005D1E17"/>
    <w:rsid w:val="005D30DB"/>
    <w:rsid w:val="005D3203"/>
    <w:rsid w:val="005D35FC"/>
    <w:rsid w:val="005D4BA6"/>
    <w:rsid w:val="005D616B"/>
    <w:rsid w:val="005D6BE3"/>
    <w:rsid w:val="005E09F3"/>
    <w:rsid w:val="005E332B"/>
    <w:rsid w:val="005E3B16"/>
    <w:rsid w:val="005E3BB0"/>
    <w:rsid w:val="005E3C1E"/>
    <w:rsid w:val="005E6F98"/>
    <w:rsid w:val="005E734E"/>
    <w:rsid w:val="005F23E6"/>
    <w:rsid w:val="005F4212"/>
    <w:rsid w:val="00601FAD"/>
    <w:rsid w:val="0060432D"/>
    <w:rsid w:val="006043B4"/>
    <w:rsid w:val="00604848"/>
    <w:rsid w:val="00607E8B"/>
    <w:rsid w:val="00611956"/>
    <w:rsid w:val="00612E69"/>
    <w:rsid w:val="006144BB"/>
    <w:rsid w:val="006161A9"/>
    <w:rsid w:val="00620333"/>
    <w:rsid w:val="00620561"/>
    <w:rsid w:val="0062294A"/>
    <w:rsid w:val="00622EFA"/>
    <w:rsid w:val="006239B2"/>
    <w:rsid w:val="00625068"/>
    <w:rsid w:val="00627268"/>
    <w:rsid w:val="006276A8"/>
    <w:rsid w:val="00627C62"/>
    <w:rsid w:val="00627D45"/>
    <w:rsid w:val="00635565"/>
    <w:rsid w:val="0063610B"/>
    <w:rsid w:val="00636395"/>
    <w:rsid w:val="00637D6A"/>
    <w:rsid w:val="00640071"/>
    <w:rsid w:val="0064061C"/>
    <w:rsid w:val="00640EF8"/>
    <w:rsid w:val="0064181B"/>
    <w:rsid w:val="00641F21"/>
    <w:rsid w:val="00643050"/>
    <w:rsid w:val="00645D64"/>
    <w:rsid w:val="0065054C"/>
    <w:rsid w:val="006533E0"/>
    <w:rsid w:val="00655952"/>
    <w:rsid w:val="006611A3"/>
    <w:rsid w:val="00663D8B"/>
    <w:rsid w:val="00663DC6"/>
    <w:rsid w:val="006670D9"/>
    <w:rsid w:val="00667323"/>
    <w:rsid w:val="00667CB1"/>
    <w:rsid w:val="00667D04"/>
    <w:rsid w:val="00670E13"/>
    <w:rsid w:val="00671E51"/>
    <w:rsid w:val="006801C5"/>
    <w:rsid w:val="00681157"/>
    <w:rsid w:val="0068132F"/>
    <w:rsid w:val="006819DB"/>
    <w:rsid w:val="00681D37"/>
    <w:rsid w:val="00683867"/>
    <w:rsid w:val="0068503C"/>
    <w:rsid w:val="00686AA0"/>
    <w:rsid w:val="00687793"/>
    <w:rsid w:val="00690668"/>
    <w:rsid w:val="00690DF9"/>
    <w:rsid w:val="00691099"/>
    <w:rsid w:val="006A0B4B"/>
    <w:rsid w:val="006A12E6"/>
    <w:rsid w:val="006A3FC2"/>
    <w:rsid w:val="006A4000"/>
    <w:rsid w:val="006A4334"/>
    <w:rsid w:val="006A5A49"/>
    <w:rsid w:val="006A6A1D"/>
    <w:rsid w:val="006A7D41"/>
    <w:rsid w:val="006B02E2"/>
    <w:rsid w:val="006B09B2"/>
    <w:rsid w:val="006B214A"/>
    <w:rsid w:val="006B7CB6"/>
    <w:rsid w:val="006C1BAD"/>
    <w:rsid w:val="006C4B6D"/>
    <w:rsid w:val="006C50CB"/>
    <w:rsid w:val="006C5136"/>
    <w:rsid w:val="006C5C86"/>
    <w:rsid w:val="006C5F9E"/>
    <w:rsid w:val="006C6806"/>
    <w:rsid w:val="006C71D5"/>
    <w:rsid w:val="006C782B"/>
    <w:rsid w:val="006D04AB"/>
    <w:rsid w:val="006D237F"/>
    <w:rsid w:val="006D4A63"/>
    <w:rsid w:val="006D571E"/>
    <w:rsid w:val="006D68FA"/>
    <w:rsid w:val="006E59BD"/>
    <w:rsid w:val="006F2AE0"/>
    <w:rsid w:val="006F372A"/>
    <w:rsid w:val="006F40D1"/>
    <w:rsid w:val="006F4C74"/>
    <w:rsid w:val="007047DC"/>
    <w:rsid w:val="00705285"/>
    <w:rsid w:val="0070768D"/>
    <w:rsid w:val="00707B39"/>
    <w:rsid w:val="00707EC5"/>
    <w:rsid w:val="00710397"/>
    <w:rsid w:val="00711FCC"/>
    <w:rsid w:val="00712C3F"/>
    <w:rsid w:val="00714749"/>
    <w:rsid w:val="007152D8"/>
    <w:rsid w:val="0071719C"/>
    <w:rsid w:val="00720887"/>
    <w:rsid w:val="00720D59"/>
    <w:rsid w:val="00721414"/>
    <w:rsid w:val="007223BB"/>
    <w:rsid w:val="007262A8"/>
    <w:rsid w:val="00727E09"/>
    <w:rsid w:val="0073000A"/>
    <w:rsid w:val="00732BC2"/>
    <w:rsid w:val="007356DE"/>
    <w:rsid w:val="00735BCC"/>
    <w:rsid w:val="00736204"/>
    <w:rsid w:val="007375A1"/>
    <w:rsid w:val="0074258A"/>
    <w:rsid w:val="00744278"/>
    <w:rsid w:val="007462EB"/>
    <w:rsid w:val="00754F27"/>
    <w:rsid w:val="00757491"/>
    <w:rsid w:val="00757811"/>
    <w:rsid w:val="00761625"/>
    <w:rsid w:val="00766443"/>
    <w:rsid w:val="00772F4C"/>
    <w:rsid w:val="00781B33"/>
    <w:rsid w:val="00782C9F"/>
    <w:rsid w:val="00782CFA"/>
    <w:rsid w:val="0078414C"/>
    <w:rsid w:val="00786917"/>
    <w:rsid w:val="00786E90"/>
    <w:rsid w:val="00793BED"/>
    <w:rsid w:val="007A3B6B"/>
    <w:rsid w:val="007A424B"/>
    <w:rsid w:val="007A5558"/>
    <w:rsid w:val="007B4F77"/>
    <w:rsid w:val="007B5134"/>
    <w:rsid w:val="007B5A90"/>
    <w:rsid w:val="007C1E3F"/>
    <w:rsid w:val="007C2126"/>
    <w:rsid w:val="007C216F"/>
    <w:rsid w:val="007C29A9"/>
    <w:rsid w:val="007C38AF"/>
    <w:rsid w:val="007C6DAA"/>
    <w:rsid w:val="007C741F"/>
    <w:rsid w:val="007D59BA"/>
    <w:rsid w:val="007D765F"/>
    <w:rsid w:val="007E19FC"/>
    <w:rsid w:val="007E262B"/>
    <w:rsid w:val="007E3753"/>
    <w:rsid w:val="007E475D"/>
    <w:rsid w:val="007E6739"/>
    <w:rsid w:val="007F1A3D"/>
    <w:rsid w:val="007F3693"/>
    <w:rsid w:val="007F696E"/>
    <w:rsid w:val="007F6F39"/>
    <w:rsid w:val="008015EA"/>
    <w:rsid w:val="00801C71"/>
    <w:rsid w:val="008038E0"/>
    <w:rsid w:val="00805CAD"/>
    <w:rsid w:val="00806587"/>
    <w:rsid w:val="00806FA0"/>
    <w:rsid w:val="008105C0"/>
    <w:rsid w:val="0081301B"/>
    <w:rsid w:val="008141A7"/>
    <w:rsid w:val="008152D5"/>
    <w:rsid w:val="00816A7F"/>
    <w:rsid w:val="00817FC0"/>
    <w:rsid w:val="00820833"/>
    <w:rsid w:val="00820C8A"/>
    <w:rsid w:val="00823799"/>
    <w:rsid w:val="0082574C"/>
    <w:rsid w:val="008276B6"/>
    <w:rsid w:val="00830406"/>
    <w:rsid w:val="00832863"/>
    <w:rsid w:val="008346BA"/>
    <w:rsid w:val="00840B74"/>
    <w:rsid w:val="00840BD7"/>
    <w:rsid w:val="008416CA"/>
    <w:rsid w:val="00841F79"/>
    <w:rsid w:val="00844D66"/>
    <w:rsid w:val="00844D88"/>
    <w:rsid w:val="0084502B"/>
    <w:rsid w:val="008477E2"/>
    <w:rsid w:val="00850AC9"/>
    <w:rsid w:val="00850FC7"/>
    <w:rsid w:val="00852A4D"/>
    <w:rsid w:val="008535ED"/>
    <w:rsid w:val="008563EE"/>
    <w:rsid w:val="00857CA1"/>
    <w:rsid w:val="008601C9"/>
    <w:rsid w:val="00860B2C"/>
    <w:rsid w:val="00861158"/>
    <w:rsid w:val="00861E00"/>
    <w:rsid w:val="008640F5"/>
    <w:rsid w:val="00866136"/>
    <w:rsid w:val="0086652D"/>
    <w:rsid w:val="00867D43"/>
    <w:rsid w:val="008710C3"/>
    <w:rsid w:val="008712B0"/>
    <w:rsid w:val="008715AC"/>
    <w:rsid w:val="00872AF2"/>
    <w:rsid w:val="00877A31"/>
    <w:rsid w:val="00877C29"/>
    <w:rsid w:val="0088434D"/>
    <w:rsid w:val="00886150"/>
    <w:rsid w:val="00887BB4"/>
    <w:rsid w:val="00890924"/>
    <w:rsid w:val="00891C36"/>
    <w:rsid w:val="00895137"/>
    <w:rsid w:val="00897358"/>
    <w:rsid w:val="008A542D"/>
    <w:rsid w:val="008B091B"/>
    <w:rsid w:val="008B281F"/>
    <w:rsid w:val="008B28D7"/>
    <w:rsid w:val="008B5859"/>
    <w:rsid w:val="008B6CCE"/>
    <w:rsid w:val="008C5E7D"/>
    <w:rsid w:val="008C7FB8"/>
    <w:rsid w:val="008D07E4"/>
    <w:rsid w:val="008D16DD"/>
    <w:rsid w:val="008D2EEA"/>
    <w:rsid w:val="008D4C53"/>
    <w:rsid w:val="008D5C8D"/>
    <w:rsid w:val="008D6A0D"/>
    <w:rsid w:val="008E6824"/>
    <w:rsid w:val="008E6980"/>
    <w:rsid w:val="008F17D3"/>
    <w:rsid w:val="008F20DA"/>
    <w:rsid w:val="008F2A2F"/>
    <w:rsid w:val="00902728"/>
    <w:rsid w:val="00904E8D"/>
    <w:rsid w:val="00905540"/>
    <w:rsid w:val="0090755A"/>
    <w:rsid w:val="00907580"/>
    <w:rsid w:val="00910CC8"/>
    <w:rsid w:val="00912C8D"/>
    <w:rsid w:val="00913551"/>
    <w:rsid w:val="00915208"/>
    <w:rsid w:val="0091586A"/>
    <w:rsid w:val="00915E08"/>
    <w:rsid w:val="00920BFE"/>
    <w:rsid w:val="009222ED"/>
    <w:rsid w:val="00923225"/>
    <w:rsid w:val="00923868"/>
    <w:rsid w:val="0092398A"/>
    <w:rsid w:val="00924043"/>
    <w:rsid w:val="009323EF"/>
    <w:rsid w:val="009331D3"/>
    <w:rsid w:val="00933EF9"/>
    <w:rsid w:val="009348CF"/>
    <w:rsid w:val="0093499E"/>
    <w:rsid w:val="00935E35"/>
    <w:rsid w:val="00936CD6"/>
    <w:rsid w:val="009434C7"/>
    <w:rsid w:val="009434F1"/>
    <w:rsid w:val="009455B7"/>
    <w:rsid w:val="009466B4"/>
    <w:rsid w:val="00947350"/>
    <w:rsid w:val="00947DAF"/>
    <w:rsid w:val="00950F89"/>
    <w:rsid w:val="00953D1C"/>
    <w:rsid w:val="00954C8F"/>
    <w:rsid w:val="009571C7"/>
    <w:rsid w:val="00960707"/>
    <w:rsid w:val="00961D5C"/>
    <w:rsid w:val="00964407"/>
    <w:rsid w:val="0096655E"/>
    <w:rsid w:val="00970962"/>
    <w:rsid w:val="00970A5E"/>
    <w:rsid w:val="00970C09"/>
    <w:rsid w:val="009719A8"/>
    <w:rsid w:val="00973F36"/>
    <w:rsid w:val="00975199"/>
    <w:rsid w:val="009774C1"/>
    <w:rsid w:val="0098022F"/>
    <w:rsid w:val="00986B58"/>
    <w:rsid w:val="00990145"/>
    <w:rsid w:val="00992596"/>
    <w:rsid w:val="009A1086"/>
    <w:rsid w:val="009A185F"/>
    <w:rsid w:val="009A287C"/>
    <w:rsid w:val="009A3EF3"/>
    <w:rsid w:val="009A5816"/>
    <w:rsid w:val="009A640A"/>
    <w:rsid w:val="009A6563"/>
    <w:rsid w:val="009A6A13"/>
    <w:rsid w:val="009A6CAA"/>
    <w:rsid w:val="009A7E17"/>
    <w:rsid w:val="009B03AA"/>
    <w:rsid w:val="009B16A0"/>
    <w:rsid w:val="009B3E61"/>
    <w:rsid w:val="009B60D1"/>
    <w:rsid w:val="009B67EF"/>
    <w:rsid w:val="009C3076"/>
    <w:rsid w:val="009C31B8"/>
    <w:rsid w:val="009C4E9F"/>
    <w:rsid w:val="009D1FF0"/>
    <w:rsid w:val="009D2AD8"/>
    <w:rsid w:val="009D3D30"/>
    <w:rsid w:val="009D47FD"/>
    <w:rsid w:val="009D4B64"/>
    <w:rsid w:val="009E0206"/>
    <w:rsid w:val="009E0E72"/>
    <w:rsid w:val="009E23C9"/>
    <w:rsid w:val="009E5E1B"/>
    <w:rsid w:val="009E7CBE"/>
    <w:rsid w:val="009F0E18"/>
    <w:rsid w:val="009F1D8A"/>
    <w:rsid w:val="009F22B9"/>
    <w:rsid w:val="009F577C"/>
    <w:rsid w:val="009F6168"/>
    <w:rsid w:val="009F75BC"/>
    <w:rsid w:val="00A021D6"/>
    <w:rsid w:val="00A02CBA"/>
    <w:rsid w:val="00A03FBA"/>
    <w:rsid w:val="00A04728"/>
    <w:rsid w:val="00A047C5"/>
    <w:rsid w:val="00A05946"/>
    <w:rsid w:val="00A062FE"/>
    <w:rsid w:val="00A074EE"/>
    <w:rsid w:val="00A11922"/>
    <w:rsid w:val="00A11A8F"/>
    <w:rsid w:val="00A15E48"/>
    <w:rsid w:val="00A165C6"/>
    <w:rsid w:val="00A166AD"/>
    <w:rsid w:val="00A21D1E"/>
    <w:rsid w:val="00A221CD"/>
    <w:rsid w:val="00A2354F"/>
    <w:rsid w:val="00A2489F"/>
    <w:rsid w:val="00A25696"/>
    <w:rsid w:val="00A256DF"/>
    <w:rsid w:val="00A30767"/>
    <w:rsid w:val="00A40A75"/>
    <w:rsid w:val="00A40AC3"/>
    <w:rsid w:val="00A44BBB"/>
    <w:rsid w:val="00A460F3"/>
    <w:rsid w:val="00A51417"/>
    <w:rsid w:val="00A57FB5"/>
    <w:rsid w:val="00A60C34"/>
    <w:rsid w:val="00A61F6D"/>
    <w:rsid w:val="00A62E41"/>
    <w:rsid w:val="00A63909"/>
    <w:rsid w:val="00A65E10"/>
    <w:rsid w:val="00A71A8A"/>
    <w:rsid w:val="00A724CE"/>
    <w:rsid w:val="00A76549"/>
    <w:rsid w:val="00A80379"/>
    <w:rsid w:val="00A810BB"/>
    <w:rsid w:val="00A822ED"/>
    <w:rsid w:val="00A82575"/>
    <w:rsid w:val="00A85855"/>
    <w:rsid w:val="00A917CF"/>
    <w:rsid w:val="00A91D49"/>
    <w:rsid w:val="00A941C9"/>
    <w:rsid w:val="00A944D3"/>
    <w:rsid w:val="00A94DF3"/>
    <w:rsid w:val="00A95586"/>
    <w:rsid w:val="00A97AE4"/>
    <w:rsid w:val="00AA0B3C"/>
    <w:rsid w:val="00AA10EB"/>
    <w:rsid w:val="00AA3530"/>
    <w:rsid w:val="00AA3D83"/>
    <w:rsid w:val="00AA529F"/>
    <w:rsid w:val="00AB0807"/>
    <w:rsid w:val="00AB0CB4"/>
    <w:rsid w:val="00AB20A4"/>
    <w:rsid w:val="00AB432F"/>
    <w:rsid w:val="00AC017F"/>
    <w:rsid w:val="00AC0757"/>
    <w:rsid w:val="00AC12E9"/>
    <w:rsid w:val="00AC4744"/>
    <w:rsid w:val="00AD0E18"/>
    <w:rsid w:val="00AD2C4F"/>
    <w:rsid w:val="00AD6468"/>
    <w:rsid w:val="00AD700F"/>
    <w:rsid w:val="00AE084F"/>
    <w:rsid w:val="00AE1650"/>
    <w:rsid w:val="00AE20DC"/>
    <w:rsid w:val="00AE2DF8"/>
    <w:rsid w:val="00AF199E"/>
    <w:rsid w:val="00AF540C"/>
    <w:rsid w:val="00AF5CBE"/>
    <w:rsid w:val="00AF60E9"/>
    <w:rsid w:val="00B01C73"/>
    <w:rsid w:val="00B0390B"/>
    <w:rsid w:val="00B03ACC"/>
    <w:rsid w:val="00B03DB5"/>
    <w:rsid w:val="00B0419C"/>
    <w:rsid w:val="00B0645F"/>
    <w:rsid w:val="00B132B0"/>
    <w:rsid w:val="00B17741"/>
    <w:rsid w:val="00B21AE4"/>
    <w:rsid w:val="00B21B77"/>
    <w:rsid w:val="00B22173"/>
    <w:rsid w:val="00B2252D"/>
    <w:rsid w:val="00B25F0C"/>
    <w:rsid w:val="00B304C2"/>
    <w:rsid w:val="00B355CC"/>
    <w:rsid w:val="00B36294"/>
    <w:rsid w:val="00B3652F"/>
    <w:rsid w:val="00B378C2"/>
    <w:rsid w:val="00B42DA6"/>
    <w:rsid w:val="00B4321A"/>
    <w:rsid w:val="00B44DEE"/>
    <w:rsid w:val="00B46B17"/>
    <w:rsid w:val="00B46D53"/>
    <w:rsid w:val="00B47293"/>
    <w:rsid w:val="00B51AA7"/>
    <w:rsid w:val="00B51D1C"/>
    <w:rsid w:val="00B54A1A"/>
    <w:rsid w:val="00B56CA6"/>
    <w:rsid w:val="00B60EF2"/>
    <w:rsid w:val="00B61522"/>
    <w:rsid w:val="00B61C5B"/>
    <w:rsid w:val="00B624BD"/>
    <w:rsid w:val="00B64589"/>
    <w:rsid w:val="00B65659"/>
    <w:rsid w:val="00B668F4"/>
    <w:rsid w:val="00B6698A"/>
    <w:rsid w:val="00B67655"/>
    <w:rsid w:val="00B6785B"/>
    <w:rsid w:val="00B70675"/>
    <w:rsid w:val="00B71720"/>
    <w:rsid w:val="00B71928"/>
    <w:rsid w:val="00B733AB"/>
    <w:rsid w:val="00B759E2"/>
    <w:rsid w:val="00B75D60"/>
    <w:rsid w:val="00B76E43"/>
    <w:rsid w:val="00B83CF2"/>
    <w:rsid w:val="00B84022"/>
    <w:rsid w:val="00B84C26"/>
    <w:rsid w:val="00B850A3"/>
    <w:rsid w:val="00B863C7"/>
    <w:rsid w:val="00B86A2C"/>
    <w:rsid w:val="00B90921"/>
    <w:rsid w:val="00B91126"/>
    <w:rsid w:val="00B91286"/>
    <w:rsid w:val="00B913D7"/>
    <w:rsid w:val="00B94F0D"/>
    <w:rsid w:val="00B950F6"/>
    <w:rsid w:val="00B97B49"/>
    <w:rsid w:val="00BA4BF4"/>
    <w:rsid w:val="00BA4FDC"/>
    <w:rsid w:val="00BA78ED"/>
    <w:rsid w:val="00BB00EB"/>
    <w:rsid w:val="00BB1C43"/>
    <w:rsid w:val="00BB6C93"/>
    <w:rsid w:val="00BC0CD6"/>
    <w:rsid w:val="00BC2ECC"/>
    <w:rsid w:val="00BC77EF"/>
    <w:rsid w:val="00BC7F95"/>
    <w:rsid w:val="00BD0DB1"/>
    <w:rsid w:val="00BD3AC2"/>
    <w:rsid w:val="00BD4978"/>
    <w:rsid w:val="00BD55B8"/>
    <w:rsid w:val="00BE4023"/>
    <w:rsid w:val="00BE6241"/>
    <w:rsid w:val="00BF0511"/>
    <w:rsid w:val="00BF5265"/>
    <w:rsid w:val="00BF65CE"/>
    <w:rsid w:val="00BF78F1"/>
    <w:rsid w:val="00C01FBF"/>
    <w:rsid w:val="00C02D84"/>
    <w:rsid w:val="00C0690B"/>
    <w:rsid w:val="00C07052"/>
    <w:rsid w:val="00C11290"/>
    <w:rsid w:val="00C11E2C"/>
    <w:rsid w:val="00C12049"/>
    <w:rsid w:val="00C12192"/>
    <w:rsid w:val="00C128FE"/>
    <w:rsid w:val="00C157BA"/>
    <w:rsid w:val="00C22297"/>
    <w:rsid w:val="00C22C6B"/>
    <w:rsid w:val="00C23852"/>
    <w:rsid w:val="00C24264"/>
    <w:rsid w:val="00C24C84"/>
    <w:rsid w:val="00C25923"/>
    <w:rsid w:val="00C3161B"/>
    <w:rsid w:val="00C323A8"/>
    <w:rsid w:val="00C3304E"/>
    <w:rsid w:val="00C334D3"/>
    <w:rsid w:val="00C345A2"/>
    <w:rsid w:val="00C346DC"/>
    <w:rsid w:val="00C35EA2"/>
    <w:rsid w:val="00C402E1"/>
    <w:rsid w:val="00C41E55"/>
    <w:rsid w:val="00C4302E"/>
    <w:rsid w:val="00C51038"/>
    <w:rsid w:val="00C541AF"/>
    <w:rsid w:val="00C55948"/>
    <w:rsid w:val="00C559BE"/>
    <w:rsid w:val="00C5717F"/>
    <w:rsid w:val="00C62974"/>
    <w:rsid w:val="00C63480"/>
    <w:rsid w:val="00C64F56"/>
    <w:rsid w:val="00C6521C"/>
    <w:rsid w:val="00C65FAD"/>
    <w:rsid w:val="00C6605C"/>
    <w:rsid w:val="00C70D17"/>
    <w:rsid w:val="00C719DB"/>
    <w:rsid w:val="00C753C0"/>
    <w:rsid w:val="00C75DD4"/>
    <w:rsid w:val="00C819E4"/>
    <w:rsid w:val="00C827D9"/>
    <w:rsid w:val="00C83039"/>
    <w:rsid w:val="00C833C5"/>
    <w:rsid w:val="00C838EB"/>
    <w:rsid w:val="00C8549F"/>
    <w:rsid w:val="00C85E64"/>
    <w:rsid w:val="00C864B1"/>
    <w:rsid w:val="00C90346"/>
    <w:rsid w:val="00C9057B"/>
    <w:rsid w:val="00C930ED"/>
    <w:rsid w:val="00C9333D"/>
    <w:rsid w:val="00C948C7"/>
    <w:rsid w:val="00C96271"/>
    <w:rsid w:val="00CA51FC"/>
    <w:rsid w:val="00CA6B15"/>
    <w:rsid w:val="00CB0AFC"/>
    <w:rsid w:val="00CB128C"/>
    <w:rsid w:val="00CB7A3F"/>
    <w:rsid w:val="00CC2B61"/>
    <w:rsid w:val="00CC6BAF"/>
    <w:rsid w:val="00CC7C5C"/>
    <w:rsid w:val="00CD1557"/>
    <w:rsid w:val="00CD2D24"/>
    <w:rsid w:val="00CD3CF2"/>
    <w:rsid w:val="00CD517C"/>
    <w:rsid w:val="00CD71AF"/>
    <w:rsid w:val="00CD76E5"/>
    <w:rsid w:val="00CD779E"/>
    <w:rsid w:val="00CE221B"/>
    <w:rsid w:val="00CE7D1C"/>
    <w:rsid w:val="00CF0D9B"/>
    <w:rsid w:val="00CF0DF7"/>
    <w:rsid w:val="00CF2F0F"/>
    <w:rsid w:val="00CF6E36"/>
    <w:rsid w:val="00D02A2D"/>
    <w:rsid w:val="00D031CE"/>
    <w:rsid w:val="00D05456"/>
    <w:rsid w:val="00D07FE8"/>
    <w:rsid w:val="00D10A1F"/>
    <w:rsid w:val="00D10E68"/>
    <w:rsid w:val="00D11817"/>
    <w:rsid w:val="00D122AE"/>
    <w:rsid w:val="00D12D05"/>
    <w:rsid w:val="00D1330D"/>
    <w:rsid w:val="00D13A37"/>
    <w:rsid w:val="00D20A4C"/>
    <w:rsid w:val="00D222FC"/>
    <w:rsid w:val="00D2307E"/>
    <w:rsid w:val="00D23C17"/>
    <w:rsid w:val="00D243A0"/>
    <w:rsid w:val="00D25009"/>
    <w:rsid w:val="00D25CA5"/>
    <w:rsid w:val="00D26497"/>
    <w:rsid w:val="00D27070"/>
    <w:rsid w:val="00D27B3C"/>
    <w:rsid w:val="00D30181"/>
    <w:rsid w:val="00D30DD5"/>
    <w:rsid w:val="00D30F1A"/>
    <w:rsid w:val="00D31189"/>
    <w:rsid w:val="00D31D35"/>
    <w:rsid w:val="00D33DA5"/>
    <w:rsid w:val="00D3463F"/>
    <w:rsid w:val="00D34D6C"/>
    <w:rsid w:val="00D35763"/>
    <w:rsid w:val="00D377C8"/>
    <w:rsid w:val="00D37FB8"/>
    <w:rsid w:val="00D40133"/>
    <w:rsid w:val="00D41593"/>
    <w:rsid w:val="00D41DC2"/>
    <w:rsid w:val="00D46083"/>
    <w:rsid w:val="00D47317"/>
    <w:rsid w:val="00D475A8"/>
    <w:rsid w:val="00D51F5F"/>
    <w:rsid w:val="00D60E42"/>
    <w:rsid w:val="00D63E2A"/>
    <w:rsid w:val="00D65D57"/>
    <w:rsid w:val="00D67E5F"/>
    <w:rsid w:val="00D7133F"/>
    <w:rsid w:val="00D71613"/>
    <w:rsid w:val="00D75358"/>
    <w:rsid w:val="00D777C5"/>
    <w:rsid w:val="00D77A3D"/>
    <w:rsid w:val="00D77AB9"/>
    <w:rsid w:val="00D80056"/>
    <w:rsid w:val="00D8076B"/>
    <w:rsid w:val="00D822DD"/>
    <w:rsid w:val="00D82521"/>
    <w:rsid w:val="00D8369C"/>
    <w:rsid w:val="00D83AFE"/>
    <w:rsid w:val="00D84103"/>
    <w:rsid w:val="00D86658"/>
    <w:rsid w:val="00D86677"/>
    <w:rsid w:val="00D87A3D"/>
    <w:rsid w:val="00D87C8C"/>
    <w:rsid w:val="00D9260D"/>
    <w:rsid w:val="00D951C7"/>
    <w:rsid w:val="00D95FA0"/>
    <w:rsid w:val="00D97821"/>
    <w:rsid w:val="00D97886"/>
    <w:rsid w:val="00DA03B5"/>
    <w:rsid w:val="00DA246F"/>
    <w:rsid w:val="00DA7C2D"/>
    <w:rsid w:val="00DB0325"/>
    <w:rsid w:val="00DB0F4A"/>
    <w:rsid w:val="00DB15CB"/>
    <w:rsid w:val="00DB44C4"/>
    <w:rsid w:val="00DB520B"/>
    <w:rsid w:val="00DB5377"/>
    <w:rsid w:val="00DB5F14"/>
    <w:rsid w:val="00DB7E99"/>
    <w:rsid w:val="00DC08B1"/>
    <w:rsid w:val="00DC16DD"/>
    <w:rsid w:val="00DC189D"/>
    <w:rsid w:val="00DC46DA"/>
    <w:rsid w:val="00DC5CDF"/>
    <w:rsid w:val="00DC710F"/>
    <w:rsid w:val="00DD024E"/>
    <w:rsid w:val="00DD0BA3"/>
    <w:rsid w:val="00DD0E1B"/>
    <w:rsid w:val="00DD1D60"/>
    <w:rsid w:val="00DD2008"/>
    <w:rsid w:val="00DD63D8"/>
    <w:rsid w:val="00DE1F28"/>
    <w:rsid w:val="00DE23C1"/>
    <w:rsid w:val="00DE4311"/>
    <w:rsid w:val="00DE43AB"/>
    <w:rsid w:val="00DE6CF4"/>
    <w:rsid w:val="00DF09F7"/>
    <w:rsid w:val="00DF1802"/>
    <w:rsid w:val="00DF6992"/>
    <w:rsid w:val="00DF7E11"/>
    <w:rsid w:val="00E03B04"/>
    <w:rsid w:val="00E05167"/>
    <w:rsid w:val="00E057B4"/>
    <w:rsid w:val="00E07F26"/>
    <w:rsid w:val="00E10DD8"/>
    <w:rsid w:val="00E13066"/>
    <w:rsid w:val="00E14AB9"/>
    <w:rsid w:val="00E14D83"/>
    <w:rsid w:val="00E15766"/>
    <w:rsid w:val="00E16CDC"/>
    <w:rsid w:val="00E22B7A"/>
    <w:rsid w:val="00E232CE"/>
    <w:rsid w:val="00E239A6"/>
    <w:rsid w:val="00E2640F"/>
    <w:rsid w:val="00E2683D"/>
    <w:rsid w:val="00E30E4F"/>
    <w:rsid w:val="00E34B23"/>
    <w:rsid w:val="00E34F74"/>
    <w:rsid w:val="00E371EE"/>
    <w:rsid w:val="00E40D0C"/>
    <w:rsid w:val="00E41CEB"/>
    <w:rsid w:val="00E454DE"/>
    <w:rsid w:val="00E45642"/>
    <w:rsid w:val="00E46F24"/>
    <w:rsid w:val="00E50924"/>
    <w:rsid w:val="00E50F60"/>
    <w:rsid w:val="00E511C4"/>
    <w:rsid w:val="00E513A1"/>
    <w:rsid w:val="00E5161B"/>
    <w:rsid w:val="00E5169E"/>
    <w:rsid w:val="00E52334"/>
    <w:rsid w:val="00E534DA"/>
    <w:rsid w:val="00E566F7"/>
    <w:rsid w:val="00E62789"/>
    <w:rsid w:val="00E62866"/>
    <w:rsid w:val="00E65570"/>
    <w:rsid w:val="00E66D33"/>
    <w:rsid w:val="00E66DA4"/>
    <w:rsid w:val="00E679E5"/>
    <w:rsid w:val="00E7177E"/>
    <w:rsid w:val="00E731AA"/>
    <w:rsid w:val="00E81347"/>
    <w:rsid w:val="00E83A9E"/>
    <w:rsid w:val="00E84ADF"/>
    <w:rsid w:val="00E85DA1"/>
    <w:rsid w:val="00E90077"/>
    <w:rsid w:val="00E9189B"/>
    <w:rsid w:val="00E92728"/>
    <w:rsid w:val="00E937BB"/>
    <w:rsid w:val="00E94DF2"/>
    <w:rsid w:val="00EA2578"/>
    <w:rsid w:val="00EA31BC"/>
    <w:rsid w:val="00EA3644"/>
    <w:rsid w:val="00EA5A5D"/>
    <w:rsid w:val="00EA6693"/>
    <w:rsid w:val="00EB61A7"/>
    <w:rsid w:val="00EC009D"/>
    <w:rsid w:val="00EC5460"/>
    <w:rsid w:val="00EC61F3"/>
    <w:rsid w:val="00EC6DA7"/>
    <w:rsid w:val="00ED1987"/>
    <w:rsid w:val="00ED5194"/>
    <w:rsid w:val="00ED61A5"/>
    <w:rsid w:val="00ED61C2"/>
    <w:rsid w:val="00ED7C67"/>
    <w:rsid w:val="00EE1D2C"/>
    <w:rsid w:val="00EE21B4"/>
    <w:rsid w:val="00EE616E"/>
    <w:rsid w:val="00EE67B6"/>
    <w:rsid w:val="00EE6CD5"/>
    <w:rsid w:val="00EE7661"/>
    <w:rsid w:val="00EE7A80"/>
    <w:rsid w:val="00EF0D0C"/>
    <w:rsid w:val="00EF30C5"/>
    <w:rsid w:val="00EF5167"/>
    <w:rsid w:val="00EF63C1"/>
    <w:rsid w:val="00F04196"/>
    <w:rsid w:val="00F111E9"/>
    <w:rsid w:val="00F12EF9"/>
    <w:rsid w:val="00F201DC"/>
    <w:rsid w:val="00F2163E"/>
    <w:rsid w:val="00F23677"/>
    <w:rsid w:val="00F23D5C"/>
    <w:rsid w:val="00F25FB5"/>
    <w:rsid w:val="00F27D57"/>
    <w:rsid w:val="00F33AE3"/>
    <w:rsid w:val="00F40E50"/>
    <w:rsid w:val="00F4552D"/>
    <w:rsid w:val="00F46176"/>
    <w:rsid w:val="00F475C7"/>
    <w:rsid w:val="00F534D7"/>
    <w:rsid w:val="00F538DA"/>
    <w:rsid w:val="00F560A7"/>
    <w:rsid w:val="00F56B2E"/>
    <w:rsid w:val="00F57E8C"/>
    <w:rsid w:val="00F60A9D"/>
    <w:rsid w:val="00F66BB7"/>
    <w:rsid w:val="00F66C0E"/>
    <w:rsid w:val="00F66CE8"/>
    <w:rsid w:val="00F67309"/>
    <w:rsid w:val="00F673D0"/>
    <w:rsid w:val="00F6794E"/>
    <w:rsid w:val="00F7166E"/>
    <w:rsid w:val="00F761FE"/>
    <w:rsid w:val="00F76E3C"/>
    <w:rsid w:val="00F77572"/>
    <w:rsid w:val="00F77733"/>
    <w:rsid w:val="00F77BCD"/>
    <w:rsid w:val="00F8229A"/>
    <w:rsid w:val="00F84BE5"/>
    <w:rsid w:val="00F8538A"/>
    <w:rsid w:val="00F8602B"/>
    <w:rsid w:val="00F91EBF"/>
    <w:rsid w:val="00F93392"/>
    <w:rsid w:val="00F946B3"/>
    <w:rsid w:val="00F963CC"/>
    <w:rsid w:val="00F96D1C"/>
    <w:rsid w:val="00F976F3"/>
    <w:rsid w:val="00FA5420"/>
    <w:rsid w:val="00FB08BB"/>
    <w:rsid w:val="00FB2D0E"/>
    <w:rsid w:val="00FB327F"/>
    <w:rsid w:val="00FB551F"/>
    <w:rsid w:val="00FB591E"/>
    <w:rsid w:val="00FB5C48"/>
    <w:rsid w:val="00FC6677"/>
    <w:rsid w:val="00FC68D0"/>
    <w:rsid w:val="00FC6ECE"/>
    <w:rsid w:val="00FC6F0D"/>
    <w:rsid w:val="00FC7BA4"/>
    <w:rsid w:val="00FD2214"/>
    <w:rsid w:val="00FD25BE"/>
    <w:rsid w:val="00FD2F52"/>
    <w:rsid w:val="00FD32F7"/>
    <w:rsid w:val="00FD4307"/>
    <w:rsid w:val="00FD6995"/>
    <w:rsid w:val="00FD70FF"/>
    <w:rsid w:val="00FD7141"/>
    <w:rsid w:val="00FD7C69"/>
    <w:rsid w:val="00FE6F76"/>
    <w:rsid w:val="00FE7759"/>
    <w:rsid w:val="00FF16D0"/>
    <w:rsid w:val="00FF3A36"/>
    <w:rsid w:val="00FF5092"/>
    <w:rsid w:val="00FF50B2"/>
    <w:rsid w:val="00FF5CF1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semiHidden="0" w:uiPriority="39" w:unhideWhenUsed="0" w:qFormat="1"/>
    <w:lsdException w:name="toc 2" w:locked="1" w:semiHidden="0" w:uiPriority="39" w:unhideWhenUsed="0" w:qFormat="1"/>
    <w:lsdException w:name="toc 3" w:locked="1" w:semiHidden="0" w:uiPriority="39" w:unhideWhenUsed="0" w:qFormat="1"/>
    <w:lsdException w:name="toc 4" w:locked="1" w:semiHidden="0" w:uiPriority="39" w:unhideWhenUsed="0"/>
    <w:lsdException w:name="toc 5" w:locked="1" w:semiHidden="0" w:uiPriority="39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35" w:unhideWhenUsed="0" w:qFormat="1"/>
    <w:lsdException w:name="Title" w:locked="1" w:semiHidden="0" w:uiPriority="10" w:unhideWhenUsed="0" w:qFormat="1"/>
    <w:lsdException w:name="Default Paragraph Font" w:locked="1" w:semiHidden="0" w:uiPriority="1" w:unhideWhenUsed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A7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4D5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D56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4D5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4D56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4D56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4D56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1C4D56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1C4D56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1C4D56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1C4D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1C4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1C4D56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1C4D5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1C4D5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1C4D5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customStyle="1" w:styleId="AttentionLine">
    <w:name w:val="Attention Line"/>
    <w:basedOn w:val="Normal"/>
    <w:next w:val="Salutation"/>
    <w:uiPriority w:val="99"/>
    <w:rsid w:val="001A6B03"/>
    <w:pPr>
      <w:spacing w:before="220" w:after="220" w:line="220" w:lineRule="atLeast"/>
    </w:pPr>
  </w:style>
  <w:style w:type="paragraph" w:styleId="Salutation">
    <w:name w:val="Salutation"/>
    <w:basedOn w:val="Normal"/>
    <w:next w:val="SubjectLine"/>
    <w:link w:val="SalutationChar"/>
    <w:uiPriority w:val="99"/>
    <w:rsid w:val="001A6B03"/>
    <w:pPr>
      <w:spacing w:before="220" w:after="220" w:line="220" w:lineRule="atLeast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locked/>
    <w:rsid w:val="00063874"/>
    <w:rPr>
      <w:rFonts w:ascii="Arial" w:hAnsi="Arial" w:cs="Arial"/>
      <w:spacing w:val="-5"/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1A6B03"/>
    <w:pPr>
      <w:spacing w:after="220" w:line="220" w:lineRule="atLeast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063874"/>
    <w:rPr>
      <w:rFonts w:ascii="Arial" w:hAnsi="Arial" w:cs="Arial"/>
      <w:spacing w:val="-5"/>
      <w:sz w:val="20"/>
      <w:szCs w:val="20"/>
    </w:rPr>
  </w:style>
  <w:style w:type="paragraph" w:customStyle="1" w:styleId="CcList">
    <w:name w:val="Cc List"/>
    <w:basedOn w:val="Normal"/>
    <w:uiPriority w:val="99"/>
    <w:rsid w:val="001A6B03"/>
    <w:pPr>
      <w:keepLines/>
      <w:spacing w:line="220" w:lineRule="atLeast"/>
      <w:ind w:left="360" w:hanging="360"/>
    </w:pPr>
  </w:style>
  <w:style w:type="paragraph" w:styleId="Closing">
    <w:name w:val="Closing"/>
    <w:basedOn w:val="Normal"/>
    <w:next w:val="Signature"/>
    <w:link w:val="ClosingChar"/>
    <w:uiPriority w:val="99"/>
    <w:rsid w:val="001A6B03"/>
    <w:pPr>
      <w:keepNext/>
      <w:spacing w:after="60" w:line="220" w:lineRule="atLeast"/>
    </w:pPr>
  </w:style>
  <w:style w:type="character" w:customStyle="1" w:styleId="ClosingChar">
    <w:name w:val="Closing Char"/>
    <w:basedOn w:val="DefaultParagraphFont"/>
    <w:link w:val="Closing"/>
    <w:uiPriority w:val="99"/>
    <w:semiHidden/>
    <w:locked/>
    <w:rsid w:val="00063874"/>
    <w:rPr>
      <w:rFonts w:ascii="Arial" w:hAnsi="Arial" w:cs="Arial"/>
      <w:spacing w:val="-5"/>
      <w:sz w:val="20"/>
      <w:szCs w:val="20"/>
    </w:rPr>
  </w:style>
  <w:style w:type="paragraph" w:styleId="Signature">
    <w:name w:val="Signature"/>
    <w:basedOn w:val="Normal"/>
    <w:next w:val="SignatureJobTitle"/>
    <w:link w:val="SignatureChar"/>
    <w:uiPriority w:val="99"/>
    <w:rsid w:val="001A6B03"/>
    <w:pPr>
      <w:keepNext/>
      <w:spacing w:before="880" w:line="220" w:lineRule="atLeast"/>
    </w:p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sid w:val="00063874"/>
    <w:rPr>
      <w:rFonts w:ascii="Arial" w:hAnsi="Arial" w:cs="Arial"/>
      <w:spacing w:val="-5"/>
      <w:sz w:val="20"/>
      <w:szCs w:val="20"/>
    </w:rPr>
  </w:style>
  <w:style w:type="paragraph" w:customStyle="1" w:styleId="CompanyName">
    <w:name w:val="Company Name"/>
    <w:basedOn w:val="Normal"/>
    <w:uiPriority w:val="99"/>
    <w:rsid w:val="001A6B03"/>
    <w:pPr>
      <w:framePr w:w="3845" w:h="1584" w:hSpace="187" w:vSpace="187" w:wrap="notBeside" w:vAnchor="page" w:hAnchor="margin" w:y="894" w:anchorLock="1"/>
      <w:spacing w:line="280" w:lineRule="atLeast"/>
    </w:pPr>
    <w:rPr>
      <w:rFonts w:ascii="Arial Black" w:hAnsi="Arial Black" w:cs="Arial Black"/>
      <w:spacing w:val="-25"/>
      <w:sz w:val="32"/>
      <w:szCs w:val="32"/>
    </w:rPr>
  </w:style>
  <w:style w:type="paragraph" w:styleId="Date">
    <w:name w:val="Date"/>
    <w:basedOn w:val="Normal"/>
    <w:next w:val="InsideAddressName"/>
    <w:link w:val="DateChar"/>
    <w:uiPriority w:val="99"/>
    <w:rsid w:val="001A6B03"/>
    <w:pPr>
      <w:spacing w:after="220" w:line="220" w:lineRule="atLeast"/>
    </w:pPr>
  </w:style>
  <w:style w:type="character" w:customStyle="1" w:styleId="DateChar">
    <w:name w:val="Date Char"/>
    <w:basedOn w:val="DefaultParagraphFont"/>
    <w:link w:val="Date"/>
    <w:uiPriority w:val="99"/>
    <w:semiHidden/>
    <w:locked/>
    <w:rsid w:val="00063874"/>
    <w:rPr>
      <w:rFonts w:ascii="Arial" w:hAnsi="Arial" w:cs="Arial"/>
      <w:spacing w:val="-5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C4D56"/>
    <w:rPr>
      <w:i/>
      <w:iCs/>
    </w:rPr>
  </w:style>
  <w:style w:type="paragraph" w:customStyle="1" w:styleId="Enclosure">
    <w:name w:val="Enclosure"/>
    <w:basedOn w:val="Normal"/>
    <w:next w:val="CcList"/>
    <w:uiPriority w:val="99"/>
    <w:rsid w:val="001A6B03"/>
    <w:pPr>
      <w:keepNext/>
      <w:keepLines/>
      <w:spacing w:after="220" w:line="220" w:lineRule="atLeast"/>
    </w:pPr>
  </w:style>
  <w:style w:type="paragraph" w:customStyle="1" w:styleId="HeadingBase">
    <w:name w:val="Heading Base"/>
    <w:basedOn w:val="Normal"/>
    <w:next w:val="BodyText"/>
    <w:uiPriority w:val="99"/>
    <w:rsid w:val="001A6B03"/>
    <w:pPr>
      <w:keepNext/>
      <w:keepLines/>
      <w:spacing w:line="220" w:lineRule="atLeast"/>
    </w:pPr>
    <w:rPr>
      <w:rFonts w:ascii="Arial Black" w:hAnsi="Arial Black" w:cs="Arial Black"/>
      <w:spacing w:val="-10"/>
      <w:kern w:val="20"/>
    </w:rPr>
  </w:style>
  <w:style w:type="paragraph" w:customStyle="1" w:styleId="InsideAddress">
    <w:name w:val="Inside Address"/>
    <w:basedOn w:val="Normal"/>
    <w:uiPriority w:val="99"/>
    <w:rsid w:val="001A6B03"/>
    <w:pPr>
      <w:spacing w:line="220" w:lineRule="atLeast"/>
    </w:pPr>
  </w:style>
  <w:style w:type="paragraph" w:customStyle="1" w:styleId="InsideAddressName">
    <w:name w:val="Inside Address Name"/>
    <w:basedOn w:val="InsideAddress"/>
    <w:next w:val="InsideAddress"/>
    <w:uiPriority w:val="99"/>
    <w:rsid w:val="001A6B03"/>
    <w:pPr>
      <w:spacing w:before="220"/>
    </w:pPr>
  </w:style>
  <w:style w:type="paragraph" w:customStyle="1" w:styleId="MailingInstructions">
    <w:name w:val="Mailing Instructions"/>
    <w:basedOn w:val="Normal"/>
    <w:next w:val="InsideAddressName"/>
    <w:uiPriority w:val="99"/>
    <w:rsid w:val="001A6B03"/>
    <w:pPr>
      <w:spacing w:after="220" w:line="220" w:lineRule="atLeast"/>
    </w:pPr>
    <w:rPr>
      <w:caps/>
    </w:rPr>
  </w:style>
  <w:style w:type="paragraph" w:customStyle="1" w:styleId="ReferenceInitials">
    <w:name w:val="Reference Initials"/>
    <w:basedOn w:val="Normal"/>
    <w:next w:val="Enclosure"/>
    <w:uiPriority w:val="99"/>
    <w:rsid w:val="001A6B03"/>
    <w:pPr>
      <w:keepNext/>
      <w:keepLines/>
      <w:spacing w:before="220" w:line="220" w:lineRule="atLeast"/>
    </w:pPr>
  </w:style>
  <w:style w:type="paragraph" w:customStyle="1" w:styleId="ReferenceLine">
    <w:name w:val="Reference Line"/>
    <w:basedOn w:val="Normal"/>
    <w:next w:val="MailingInstructions"/>
    <w:uiPriority w:val="99"/>
    <w:rsid w:val="001A6B03"/>
    <w:pPr>
      <w:spacing w:after="220" w:line="220" w:lineRule="atLeast"/>
    </w:pPr>
  </w:style>
  <w:style w:type="paragraph" w:customStyle="1" w:styleId="ReturnAddress">
    <w:name w:val="Return Address"/>
    <w:basedOn w:val="Normal"/>
    <w:uiPriority w:val="99"/>
    <w:rsid w:val="001A6B03"/>
    <w:pPr>
      <w:keepLines/>
      <w:framePr w:w="4320" w:h="965" w:hSpace="187" w:vSpace="187" w:wrap="notBeside" w:vAnchor="page" w:hAnchor="margin" w:xAlign="right" w:y="966" w:anchorLock="1"/>
      <w:tabs>
        <w:tab w:val="left" w:pos="2160"/>
      </w:tabs>
      <w:spacing w:line="160" w:lineRule="atLeast"/>
    </w:pPr>
    <w:rPr>
      <w:sz w:val="14"/>
      <w:szCs w:val="14"/>
    </w:rPr>
  </w:style>
  <w:style w:type="paragraph" w:customStyle="1" w:styleId="SignatureCompany">
    <w:name w:val="Signature Company"/>
    <w:basedOn w:val="Signature"/>
    <w:next w:val="ReferenceInitials"/>
    <w:uiPriority w:val="99"/>
    <w:rsid w:val="001A6B03"/>
    <w:pPr>
      <w:spacing w:before="0"/>
    </w:pPr>
  </w:style>
  <w:style w:type="paragraph" w:customStyle="1" w:styleId="SignatureJobTitle">
    <w:name w:val="Signature Job Title"/>
    <w:basedOn w:val="Signature"/>
    <w:next w:val="SignatureCompany"/>
    <w:uiPriority w:val="99"/>
    <w:rsid w:val="001A6B03"/>
    <w:pPr>
      <w:spacing w:before="0"/>
    </w:pPr>
  </w:style>
  <w:style w:type="character" w:customStyle="1" w:styleId="Slogan">
    <w:name w:val="Slogan"/>
    <w:basedOn w:val="DefaultParagraphFont"/>
    <w:uiPriority w:val="99"/>
    <w:rsid w:val="001A6B03"/>
    <w:rPr>
      <w:rFonts w:ascii="Arial Black" w:hAnsi="Arial Black" w:cs="Arial Black"/>
      <w:sz w:val="18"/>
      <w:szCs w:val="18"/>
    </w:rPr>
  </w:style>
  <w:style w:type="paragraph" w:customStyle="1" w:styleId="SubjectLine">
    <w:name w:val="Subject Line"/>
    <w:basedOn w:val="Normal"/>
    <w:next w:val="BodyText"/>
    <w:uiPriority w:val="99"/>
    <w:rsid w:val="001A6B03"/>
    <w:pPr>
      <w:spacing w:after="220" w:line="220" w:lineRule="atLeast"/>
    </w:pPr>
    <w:rPr>
      <w:rFonts w:ascii="Arial Black" w:hAnsi="Arial Black" w:cs="Arial Black"/>
      <w:spacing w:val="-10"/>
    </w:rPr>
  </w:style>
  <w:style w:type="paragraph" w:styleId="Header">
    <w:name w:val="header"/>
    <w:basedOn w:val="Normal"/>
    <w:link w:val="HeaderChar"/>
    <w:uiPriority w:val="99"/>
    <w:rsid w:val="001A6B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63874"/>
    <w:rPr>
      <w:rFonts w:ascii="Arial" w:hAnsi="Arial" w:cs="Arial"/>
      <w:spacing w:val="-5"/>
      <w:sz w:val="20"/>
      <w:szCs w:val="20"/>
    </w:rPr>
  </w:style>
  <w:style w:type="paragraph" w:styleId="Footer">
    <w:name w:val="footer"/>
    <w:basedOn w:val="Normal"/>
    <w:link w:val="FooterChar"/>
    <w:uiPriority w:val="99"/>
    <w:rsid w:val="001A6B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63874"/>
    <w:rPr>
      <w:rFonts w:ascii="Arial" w:hAnsi="Arial" w:cs="Arial"/>
      <w:spacing w:val="-5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4634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63874"/>
    <w:rPr>
      <w:rFonts w:cs="Times New Roman"/>
      <w:spacing w:val="-5"/>
      <w:sz w:val="2"/>
      <w:szCs w:val="2"/>
    </w:rPr>
  </w:style>
  <w:style w:type="paragraph" w:styleId="List">
    <w:name w:val="List"/>
    <w:basedOn w:val="BodyText"/>
    <w:uiPriority w:val="99"/>
    <w:rsid w:val="001A6B03"/>
    <w:pPr>
      <w:ind w:left="360" w:hanging="360"/>
    </w:pPr>
  </w:style>
  <w:style w:type="paragraph" w:styleId="ListBullet">
    <w:name w:val="List Bullet"/>
    <w:basedOn w:val="List"/>
    <w:autoRedefine/>
    <w:uiPriority w:val="99"/>
    <w:rsid w:val="001A6B03"/>
    <w:pPr>
      <w:numPr>
        <w:numId w:val="1"/>
      </w:numPr>
      <w:ind w:right="360"/>
    </w:pPr>
  </w:style>
  <w:style w:type="paragraph" w:styleId="ListNumber">
    <w:name w:val="List Number"/>
    <w:basedOn w:val="BodyText"/>
    <w:uiPriority w:val="99"/>
    <w:rsid w:val="001A6B03"/>
    <w:pPr>
      <w:numPr>
        <w:numId w:val="2"/>
      </w:numPr>
      <w:ind w:right="360"/>
    </w:pPr>
  </w:style>
  <w:style w:type="paragraph" w:styleId="ListParagraph">
    <w:name w:val="List Paragraph"/>
    <w:basedOn w:val="Normal"/>
    <w:uiPriority w:val="34"/>
    <w:qFormat/>
    <w:rsid w:val="001C4D56"/>
    <w:pPr>
      <w:ind w:left="720"/>
      <w:contextualSpacing/>
    </w:pPr>
  </w:style>
  <w:style w:type="character" w:styleId="PageNumber">
    <w:name w:val="page number"/>
    <w:basedOn w:val="DefaultParagraphFont"/>
    <w:uiPriority w:val="99"/>
    <w:rsid w:val="00C346DC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locked/>
    <w:rsid w:val="0027041F"/>
    <w:pPr>
      <w:spacing w:line="240" w:lineRule="auto"/>
    </w:pPr>
    <w:rPr>
      <w:b/>
      <w:b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rsid w:val="001869E9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locked/>
    <w:rsid w:val="00A062FE"/>
  </w:style>
  <w:style w:type="paragraph" w:styleId="TOC2">
    <w:name w:val="toc 2"/>
    <w:basedOn w:val="Normal"/>
    <w:next w:val="Normal"/>
    <w:autoRedefine/>
    <w:uiPriority w:val="39"/>
    <w:qFormat/>
    <w:locked/>
    <w:rsid w:val="00A062FE"/>
    <w:pPr>
      <w:ind w:left="200"/>
    </w:pPr>
  </w:style>
  <w:style w:type="character" w:styleId="CommentReference">
    <w:name w:val="annotation reference"/>
    <w:basedOn w:val="DefaultParagraphFont"/>
    <w:uiPriority w:val="99"/>
    <w:semiHidden/>
    <w:rsid w:val="004D261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4D2614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4D2614"/>
    <w:rPr>
      <w:rFonts w:ascii="Arial" w:hAnsi="Arial" w:cs="Arial"/>
      <w:spacing w:val="-5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D26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4D2614"/>
    <w:rPr>
      <w:rFonts w:ascii="Arial" w:hAnsi="Arial" w:cs="Arial"/>
      <w:b/>
      <w:bCs/>
      <w:spacing w:val="-5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C4D56"/>
    <w:pPr>
      <w:outlineLvl w:val="9"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1C4D5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D5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D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1C4D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4D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1C4D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4D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locked/>
    <w:rsid w:val="001C4D56"/>
    <w:rPr>
      <w:b/>
      <w:bCs/>
    </w:rPr>
  </w:style>
  <w:style w:type="paragraph" w:styleId="NoSpacing">
    <w:name w:val="No Spacing"/>
    <w:link w:val="NoSpacingChar"/>
    <w:uiPriority w:val="1"/>
    <w:qFormat/>
    <w:rsid w:val="001C4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C4D56"/>
  </w:style>
  <w:style w:type="paragraph" w:styleId="Quote">
    <w:name w:val="Quote"/>
    <w:basedOn w:val="Normal"/>
    <w:next w:val="Normal"/>
    <w:link w:val="QuoteChar"/>
    <w:uiPriority w:val="29"/>
    <w:qFormat/>
    <w:rsid w:val="001C4D5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C4D5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D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D56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1C4D5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C4D5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C4D5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C4D5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C4D56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32B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32BC2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32BC2"/>
    <w:rPr>
      <w:vertAlign w:val="superscript"/>
    </w:rPr>
  </w:style>
  <w:style w:type="character" w:customStyle="1" w:styleId="apple-style-span">
    <w:name w:val="apple-style-span"/>
    <w:basedOn w:val="DefaultParagraphFont"/>
    <w:rsid w:val="00D30F1A"/>
  </w:style>
  <w:style w:type="character" w:styleId="PlaceholderText">
    <w:name w:val="Placeholder Text"/>
    <w:basedOn w:val="DefaultParagraphFont"/>
    <w:uiPriority w:val="99"/>
    <w:semiHidden/>
    <w:rsid w:val="00BD3AC2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1A2C63"/>
  </w:style>
  <w:style w:type="paragraph" w:styleId="TOC3">
    <w:name w:val="toc 3"/>
    <w:basedOn w:val="Normal"/>
    <w:next w:val="Normal"/>
    <w:autoRedefine/>
    <w:uiPriority w:val="39"/>
    <w:qFormat/>
    <w:locked/>
    <w:rsid w:val="00D97821"/>
    <w:pPr>
      <w:spacing w:after="100"/>
      <w:ind w:left="480"/>
    </w:pPr>
  </w:style>
  <w:style w:type="paragraph" w:styleId="Revision">
    <w:name w:val="Revision"/>
    <w:hidden/>
    <w:uiPriority w:val="99"/>
    <w:semiHidden/>
    <w:rsid w:val="00E731AA"/>
    <w:pPr>
      <w:spacing w:after="0" w:line="240" w:lineRule="auto"/>
    </w:pPr>
    <w:rPr>
      <w:rFonts w:ascii="Times New Roman" w:hAnsi="Times New Roman"/>
      <w:sz w:val="24"/>
    </w:rPr>
  </w:style>
  <w:style w:type="table" w:styleId="TableGrid">
    <w:name w:val="Table Grid"/>
    <w:basedOn w:val="TableNormal"/>
    <w:locked/>
    <w:rsid w:val="008C7F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uiPriority w:val="99"/>
    <w:semiHidden/>
    <w:unhideWhenUsed/>
    <w:rsid w:val="00F8229A"/>
  </w:style>
  <w:style w:type="table" w:customStyle="1" w:styleId="MediumShading1-Accent11">
    <w:name w:val="Medium Shading 1 - Accent 11"/>
    <w:basedOn w:val="TableNormal"/>
    <w:uiPriority w:val="63"/>
    <w:rsid w:val="00B51A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34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475B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475B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locked/>
    <w:rsid w:val="00475B11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locked/>
    <w:rsid w:val="00475B1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14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82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22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07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06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41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375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6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54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4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89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66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37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875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5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8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9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85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8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9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77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23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92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399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43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80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67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79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07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794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205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39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808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712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303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10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856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7510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99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136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86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001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8374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84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328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12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99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640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605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126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687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06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088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6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4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24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924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12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41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97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71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83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8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65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45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3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07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05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97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7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54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85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68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757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710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68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660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427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76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68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2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194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5168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39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81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64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870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9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85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77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78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850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272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621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0741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023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4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97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565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5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290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0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24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541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59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91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1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17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5997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4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84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93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2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83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69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6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18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7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782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691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30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3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581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2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6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063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286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37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7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0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8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6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51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0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16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51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149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527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2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24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69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06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Tor06</b:Tag>
    <b:SourceType>JournalArticle</b:SourceType>
    <b:Guid>{4299A462-3A40-4613-8662-6003CDBBC52B}</b:Guid>
    <b:Author>
      <b:Author>
        <b:NameList>
          <b:Person>
            <b:Last>Torrione</b:Last>
            <b:First>Peter</b:First>
            <b:Middle>A.</b:Middle>
          </b:Person>
          <b:Person>
            <b:Last>Throckmorton</b:Last>
            <b:First>Chandra</b:First>
            <b:Middle>S.</b:Middle>
          </b:Person>
          <b:Person>
            <b:Last>Collins</b:Last>
            <b:First>Leslie</b:First>
            <b:Middle>M.</b:Middle>
          </b:Person>
        </b:NameList>
      </b:Author>
    </b:Author>
    <b:Title>Performance of an Adaptive Feature-Based Processor for a Wideband Ground Penetrating Radar System</b:Title>
    <b:JournalName>IEEE Transactions on Aerospace and Electronic Systems</b:JournalName>
    <b:Year>2006</b:Year>
    <b:Pages>644-658</b:Pages>
    <b:Month>April</b:Month>
    <b:Volume>42</b:Volume>
    <b:Issue>2</b:Issue>
    <b:RefOrder>1</b:RefOrder>
  </b:Source>
  <b:Source>
    <b:Tag>Fri09</b:Tag>
    <b:SourceType>JournalArticle</b:SourceType>
    <b:Guid>{B99E84D6-09CA-4641-A1CC-FE959ABC3A3A}</b:Guid>
    <b:Author>
      <b:Author>
        <b:NameList>
          <b:Person>
            <b:Last>Frigui</b:Last>
            <b:First>Hichem</b:First>
          </b:Person>
          <b:Person>
            <b:Last>Gader</b:Last>
            <b:First>Paul</b:First>
          </b:Person>
        </b:NameList>
      </b:Author>
    </b:Author>
    <b:Title>Detection and discrimination of land mines in ground-penetrating radar based on edge histogram descriptors and a Possibilistic K-Nearest Neighbor Classifier</b:Title>
    <b:JournalName>IEEE Transactions on Fuzzy Systems</b:JournalName>
    <b:Year>2009</b:Year>
    <b:Month>February</b:Month>
    <b:Pages>185-199</b:Pages>
    <b:Volume>17</b:Volume>
    <b:Issue>1</b:Issue>
    <b:RefOrder>2</b:RefOrder>
  </b:Source>
  <b:Source>
    <b:Tag>Fri06</b:Tag>
    <b:SourceType>ConferenceProceedings</b:SourceType>
    <b:Guid>{FBD265D4-C6D0-4E4C-928E-B64832BE47F9}</b:Guid>
    <b:Author>
      <b:Author>
        <b:NameList>
          <b:Person>
            <b:Last>Frigui</b:Last>
            <b:First>Hichem</b:First>
          </b:Person>
          <b:Person>
            <b:Last>Gader</b:Last>
            <b:First>Paul</b:First>
          </b:Person>
        </b:NameList>
      </b:Author>
    </b:Author>
    <b:Title>Detection and Discrimination of Land mines based in Edge Histogram Descriptors and Fuzzy K-Nearest Neighbors</b:Title>
    <b:Year>2006</b:Year>
    <b:Pages>1494-1499</b:Pages>
    <b:ConferenceName>2006 IEEE International Conference on Fuzzy Systems </b:ConferenceName>
    <b:City>Vancouver, BC</b:City>
    <b:RefOrder>3</b:RefOrder>
  </b:Source>
  <b:Source>
    <b:Tag>Tip01</b:Tag>
    <b:SourceType>JournalArticle</b:SourceType>
    <b:Guid>{4EB54E13-11AC-46F1-96AB-C1CB18E5D5E2}</b:Guid>
    <b:Author>
      <b:Author>
        <b:NameList>
          <b:Person>
            <b:Last>Tipping</b:Last>
            <b:First>Michael</b:First>
            <b:Middle>E.</b:Middle>
          </b:Person>
        </b:NameList>
      </b:Author>
    </b:Author>
    <b:Title>Sparse Bayesian Learning and the Relevance Vector Machine</b:Title>
    <b:Pages>211-244</b:Pages>
    <b:Year>2001</b:Year>
    <b:JournalName>Journal of Machine Learning Research</b:JournalName>
    <b:Month>June</b:Month>
    <b:Volume>1</b:Volume>
    <b:RefOrder>4</b:RefOrder>
  </b:Source>
  <b:Source>
    <b:Tag>Fig01</b:Tag>
    <b:SourceType>ConferenceProceedings</b:SourceType>
    <b:Guid>{3FECD5C6-0B5E-4C27-AC8C-C76BE4137E23}</b:Guid>
    <b:Author>
      <b:Author>
        <b:NameList>
          <b:Person>
            <b:Last>Figueiredo</b:Last>
            <b:First>Mário</b:First>
            <b:Middle>A.T.</b:Middle>
          </b:Person>
          <b:Person>
            <b:Last>Jain</b:Last>
            <b:First>Anil</b:First>
            <b:Middle>K.</b:Middle>
          </b:Person>
        </b:NameList>
      </b:Author>
    </b:Author>
    <b:Title>Bayesian Learning of Sparse Classifiers</b:Title>
    <b:Year>2001</b:Year>
    <b:Pages>35-41</b:Pages>
    <b:Volume>1</b:Volume>
    <b:City>Kauai, Hawaii</b:City>
    <b:ConferenceName>2001 IEEE Computer Society Conference on Computer Vision and Pattern Recognition (CVPR'01)</b:ConferenceName>
    <b:RefOrder>7</b:RefOrder>
  </b:Source>
  <b:Source>
    <b:Tag>Kri04</b:Tag>
    <b:SourceType>JournalArticle</b:SourceType>
    <b:Guid>{347380A8-3DE4-4E8B-9D29-C993F69D110B}</b:Guid>
    <b:Author>
      <b:Author>
        <b:NameList>
          <b:Person>
            <b:Last>Krishnapuram</b:Last>
            <b:First>Balaji</b:First>
          </b:Person>
          <b:Person>
            <b:Last>Hartemink</b:Last>
            <b:First>Alexander</b:First>
            <b:Middle>J.</b:Middle>
          </b:Person>
          <b:Person>
            <b:Last>Carin</b:Last>
            <b:First>Lawrence</b:First>
          </b:Person>
          <b:Person>
            <b:Last>Figueiredo</b:Last>
            <b:First>Mário</b:First>
            <b:Middle>A.T.</b:Middle>
          </b:Person>
        </b:NameList>
      </b:Author>
    </b:Author>
    <b:Title>A Bayesian Approach to Joint Feature Selection and Classifier Design</b:Title>
    <b:Pages>1105-1111</b:Pages>
    <b:Year>2004</b:Year>
    <b:JournalName>IEEE Transactions on Pattern Analysis and Machine Intelligence</b:JournalName>
    <b:Month>September</b:Month>
    <b:Volume>26</b:Volume>
    <b:Issue>9</b:Issue>
    <b:RefOrder>8</b:RefOrder>
  </b:Source>
  <b:Source>
    <b:Tag>Cri00</b:Tag>
    <b:SourceType>Book</b:SourceType>
    <b:Guid>{71427B8E-C6BB-43AD-8CE5-A292FA2FE431}</b:Guid>
    <b:Author>
      <b:Author>
        <b:NameList>
          <b:Person>
            <b:Last>Cristianini</b:Last>
            <b:First>Nello</b:First>
          </b:Person>
          <b:Person>
            <b:Last>Shawe-Taylor</b:Last>
            <b:First>John</b:First>
          </b:Person>
        </b:NameList>
      </b:Author>
    </b:Author>
    <b:Title>An Introduction to Support Vector Machines and Other Kernel-based Learning Methods</b:Title>
    <b:Year>2000</b:Year>
    <b:City>Cambridge</b:City>
    <b:CountryRegion>U.K.</b:CountryRegion>
    <b:Publisher>Cambridge University Press</b:Publisher>
    <b:Edition>1</b:Edition>
    <b:RefOrder>6</b:RefOrder>
  </b:Source>
  <b:Source>
    <b:Tag>Kri05</b:Tag>
    <b:SourceType>ConferenceProceedings</b:SourceType>
    <b:Guid>{061ADC1A-3179-49D6-AB44-8108A8009EC1}</b:Guid>
    <b:Author>
      <b:Author>
        <b:NameList>
          <b:Person>
            <b:Last>Krishnapuram</b:Last>
            <b:First>Balaji</b:First>
          </b:Person>
          <b:Person>
            <b:Last>Williams</b:Last>
            <b:First>David</b:First>
          </b:Person>
          <b:Person>
            <b:Last>Xue</b:Last>
            <b:First>Ya</b:First>
          </b:Person>
          <b:Person>
            <b:Last>Hartemink</b:Last>
            <b:First>Alex</b:First>
          </b:Person>
          <b:Person>
            <b:Last>Carin</b:Last>
            <b:First>Lawrence</b:First>
          </b:Person>
          <b:Person>
            <b:Last>Figueiredo</b:Last>
            <b:First>Mario</b:First>
            <b:Middle>A.T.</b:Middle>
          </b:Person>
        </b:NameList>
      </b:Author>
    </b:Author>
    <b:Title>On Semi-Supervised Classification</b:Title>
    <b:Year>2005</b:Year>
    <b:Pages>721-728</b:Pages>
    <b:ConferenceName>Neural Information Processing Systems</b:ConferenceName>
    <b:City>Vancouver, B.C.</b:City>
    <b:RefOrder>5</b:RefOrder>
  </b:Source>
</b:Sources>
</file>

<file path=customXml/itemProps1.xml><?xml version="1.0" encoding="utf-8"?>
<ds:datastoreItem xmlns:ds="http://schemas.openxmlformats.org/officeDocument/2006/customXml" ds:itemID="{58A49CEE-14F3-443C-A925-D010FCE7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2011-09-23T20:31:00Z</dcterms:created>
  <dcterms:modified xsi:type="dcterms:W3CDTF">2013-05-17T12:11:00Z</dcterms:modified>
</cp:coreProperties>
</file>